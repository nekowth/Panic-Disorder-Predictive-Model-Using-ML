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774C35" w14:textId="67BD581C" w:rsidR="00255E03" w:rsidRPr="00255E03" w:rsidRDefault="00E92919" w:rsidP="00E92919">
      <w:pPr>
        <w:ind w:left="360"/>
        <w:contextualSpacing/>
        <w:jc w:val="center"/>
        <w:rPr>
          <w:rFonts w:ascii="Times New Roman" w:eastAsia="MS Gothic" w:hAnsi="Times New Roman" w:cs="Gautami"/>
          <w:b/>
          <w:bCs/>
          <w:spacing w:val="-10"/>
          <w:kern w:val="28"/>
          <w:sz w:val="32"/>
          <w:szCs w:val="32"/>
          <w14:ligatures w14:val="none"/>
        </w:rPr>
      </w:pPr>
      <w:r w:rsidRPr="08FD0C10">
        <w:rPr>
          <w:rFonts w:ascii="Times New Roman" w:eastAsia="MS Gothic" w:hAnsi="Times New Roman" w:cs="Gautami"/>
          <w:b/>
          <w:bCs/>
          <w:spacing w:val="-10"/>
          <w:kern w:val="28"/>
          <w:sz w:val="28"/>
          <w:szCs w:val="28"/>
          <w14:ligatures w14:val="none"/>
        </w:rPr>
        <w:t>Predictive Modeling of Panic Disorder Based on User Profile</w:t>
      </w:r>
    </w:p>
    <w:p w14:paraId="171188C3" w14:textId="3859E5A7" w:rsidR="08FD0C10" w:rsidRDefault="08FD0C10" w:rsidP="08FD0C10">
      <w:pPr>
        <w:ind w:left="360"/>
        <w:contextualSpacing/>
        <w:jc w:val="center"/>
        <w:rPr>
          <w:rFonts w:ascii="Times New Roman" w:eastAsia="MS Gothic" w:hAnsi="Times New Roman" w:cs="Gautami"/>
          <w:b/>
          <w:bCs/>
          <w:sz w:val="28"/>
          <w:szCs w:val="28"/>
        </w:rPr>
      </w:pPr>
    </w:p>
    <w:p w14:paraId="02B34D2C" w14:textId="442D24D8" w:rsidR="00255E03" w:rsidRPr="001B5734" w:rsidRDefault="00B02F01" w:rsidP="00BF47D8">
      <w:pPr>
        <w:jc w:val="center"/>
        <w:rPr>
          <w:rFonts w:ascii="Times New Roman" w:eastAsia="Times New Roman" w:hAnsi="Times New Roman" w:cs="Times New Roman"/>
          <w:color w:val="000000"/>
          <w:kern w:val="0"/>
          <w:vertAlign w:val="superscript"/>
          <w14:ligatures w14:val="none"/>
        </w:rPr>
      </w:pPr>
      <w:r w:rsidRPr="08FD0C10">
        <w:rPr>
          <w:rFonts w:ascii="Times New Roman" w:eastAsia="Times New Roman" w:hAnsi="Times New Roman" w:cs="Times New Roman"/>
          <w:color w:val="000000"/>
          <w:kern w:val="0"/>
          <w14:ligatures w14:val="none"/>
        </w:rPr>
        <w:t>Samantha Sanjeev</w:t>
      </w:r>
      <w:r w:rsidR="001B5734">
        <w:rPr>
          <w:rFonts w:ascii="Times New Roman" w:eastAsia="Times New Roman" w:hAnsi="Times New Roman" w:cs="Times New Roman"/>
          <w:color w:val="000000"/>
          <w:kern w:val="0"/>
          <w:vertAlign w:val="superscript"/>
          <w14:ligatures w14:val="none"/>
        </w:rPr>
        <w:t>1</w:t>
      </w:r>
      <w:r w:rsidRPr="08FD0C10">
        <w:rPr>
          <w:rFonts w:ascii="Times New Roman" w:eastAsia="Times New Roman" w:hAnsi="Times New Roman" w:cs="Times New Roman"/>
          <w:color w:val="000000"/>
          <w:kern w:val="0"/>
          <w14:ligatures w14:val="none"/>
        </w:rPr>
        <w:t xml:space="preserve">, </w:t>
      </w:r>
      <w:r w:rsidR="00766E4B" w:rsidRPr="08FD0C10">
        <w:rPr>
          <w:rFonts w:ascii="Times New Roman" w:eastAsia="Times New Roman" w:hAnsi="Times New Roman" w:cs="Times New Roman"/>
          <w:color w:val="000000"/>
          <w:kern w:val="0"/>
          <w14:ligatures w14:val="none"/>
        </w:rPr>
        <w:t>Deborupa Pal</w:t>
      </w:r>
      <w:r w:rsidR="001B5734">
        <w:rPr>
          <w:rFonts w:ascii="Times New Roman" w:eastAsia="Times New Roman" w:hAnsi="Times New Roman" w:cs="Times New Roman"/>
          <w:color w:val="000000"/>
          <w:kern w:val="0"/>
          <w:vertAlign w:val="superscript"/>
          <w14:ligatures w14:val="none"/>
        </w:rPr>
        <w:t>1</w:t>
      </w:r>
      <w:r w:rsidR="00766E4B" w:rsidRPr="08FD0C10">
        <w:rPr>
          <w:rFonts w:ascii="Times New Roman" w:eastAsia="Times New Roman" w:hAnsi="Times New Roman" w:cs="Times New Roman"/>
          <w:color w:val="000000"/>
          <w:kern w:val="0"/>
          <w14:ligatures w14:val="none"/>
        </w:rPr>
        <w:t xml:space="preserve">, Puja </w:t>
      </w:r>
      <w:r w:rsidR="00BF47D8" w:rsidRPr="08FD0C10">
        <w:rPr>
          <w:rFonts w:ascii="Times New Roman" w:eastAsia="Times New Roman" w:hAnsi="Times New Roman" w:cs="Times New Roman"/>
          <w:color w:val="000000"/>
          <w:kern w:val="0"/>
          <w14:ligatures w14:val="none"/>
        </w:rPr>
        <w:t xml:space="preserve">Darshana </w:t>
      </w:r>
      <w:r w:rsidR="00766E4B" w:rsidRPr="08FD0C10">
        <w:rPr>
          <w:rFonts w:ascii="Times New Roman" w:eastAsia="Times New Roman" w:hAnsi="Times New Roman" w:cs="Times New Roman"/>
          <w:color w:val="000000"/>
          <w:kern w:val="0"/>
          <w14:ligatures w14:val="none"/>
        </w:rPr>
        <w:t>Mishra</w:t>
      </w:r>
      <w:r w:rsidR="001B5734">
        <w:rPr>
          <w:rFonts w:ascii="Times New Roman" w:eastAsia="Times New Roman" w:hAnsi="Times New Roman" w:cs="Times New Roman"/>
          <w:color w:val="000000"/>
          <w:kern w:val="0"/>
          <w:vertAlign w:val="superscript"/>
          <w14:ligatures w14:val="none"/>
        </w:rPr>
        <w:t>1</w:t>
      </w:r>
      <w:r w:rsidR="00766E4B" w:rsidRPr="08FD0C10">
        <w:rPr>
          <w:rFonts w:ascii="Times New Roman" w:eastAsia="Times New Roman" w:hAnsi="Times New Roman" w:cs="Times New Roman"/>
          <w:color w:val="000000"/>
          <w:kern w:val="0"/>
          <w14:ligatures w14:val="none"/>
        </w:rPr>
        <w:t>, Neha</w:t>
      </w:r>
      <w:r w:rsidR="00BF47D8" w:rsidRPr="08FD0C10">
        <w:rPr>
          <w:rFonts w:ascii="Times New Roman" w:eastAsia="Times New Roman" w:hAnsi="Times New Roman" w:cs="Times New Roman"/>
          <w:color w:val="000000"/>
          <w:kern w:val="0"/>
          <w14:ligatures w14:val="none"/>
        </w:rPr>
        <w:t xml:space="preserve"> Kowtharapu</w:t>
      </w:r>
      <w:r w:rsidR="001B5734">
        <w:rPr>
          <w:rFonts w:ascii="Times New Roman" w:eastAsia="Times New Roman" w:hAnsi="Times New Roman" w:cs="Times New Roman"/>
          <w:color w:val="000000"/>
          <w:kern w:val="0"/>
          <w:vertAlign w:val="superscript"/>
          <w14:ligatures w14:val="none"/>
        </w:rPr>
        <w:t>1</w:t>
      </w:r>
      <w:r w:rsidR="00766E4B" w:rsidRPr="08FD0C10">
        <w:rPr>
          <w:rFonts w:ascii="Times New Roman" w:eastAsia="Times New Roman" w:hAnsi="Times New Roman" w:cs="Times New Roman"/>
          <w:color w:val="000000"/>
          <w:kern w:val="0"/>
          <w14:ligatures w14:val="none"/>
        </w:rPr>
        <w:t xml:space="preserve">, </w:t>
      </w:r>
      <w:r w:rsidR="0002239E" w:rsidRPr="08FD0C10">
        <w:rPr>
          <w:rFonts w:ascii="Times New Roman" w:eastAsia="Times New Roman" w:hAnsi="Times New Roman" w:cs="Times New Roman"/>
          <w:color w:val="000000"/>
          <w:kern w:val="0"/>
          <w14:ligatures w14:val="none"/>
        </w:rPr>
        <w:t>Sai Datta Prashanth Vadala</w:t>
      </w:r>
      <w:r w:rsidR="001B5734">
        <w:rPr>
          <w:rFonts w:ascii="Times New Roman" w:eastAsia="Times New Roman" w:hAnsi="Times New Roman" w:cs="Times New Roman"/>
          <w:color w:val="000000"/>
          <w:kern w:val="0"/>
          <w:vertAlign w:val="superscript"/>
          <w14:ligatures w14:val="none"/>
        </w:rPr>
        <w:t>1</w:t>
      </w:r>
      <w:r w:rsidR="00766E4B" w:rsidRPr="08FD0C10">
        <w:rPr>
          <w:rFonts w:ascii="Times New Roman" w:eastAsia="Times New Roman" w:hAnsi="Times New Roman" w:cs="Times New Roman"/>
          <w:color w:val="000000"/>
          <w:kern w:val="0"/>
          <w14:ligatures w14:val="none"/>
        </w:rPr>
        <w:t xml:space="preserve">, </w:t>
      </w:r>
      <w:r w:rsidR="185007AD" w:rsidRPr="08FD0C10">
        <w:rPr>
          <w:rFonts w:ascii="Times New Roman" w:eastAsia="Times New Roman" w:hAnsi="Times New Roman" w:cs="Times New Roman"/>
          <w:color w:val="000000"/>
          <w:kern w:val="0"/>
          <w14:ligatures w14:val="none"/>
        </w:rPr>
        <w:t xml:space="preserve">FNU </w:t>
      </w:r>
      <w:r w:rsidR="00766E4B" w:rsidRPr="08FD0C10">
        <w:rPr>
          <w:rFonts w:ascii="Times New Roman" w:eastAsia="Times New Roman" w:hAnsi="Times New Roman" w:cs="Times New Roman"/>
          <w:color w:val="000000"/>
          <w:kern w:val="0"/>
          <w14:ligatures w14:val="none"/>
        </w:rPr>
        <w:t xml:space="preserve">Amatul </w:t>
      </w:r>
      <w:r w:rsidR="5FD9E305" w:rsidRPr="08FD0C10">
        <w:rPr>
          <w:rFonts w:ascii="Times New Roman" w:eastAsia="Times New Roman" w:hAnsi="Times New Roman" w:cs="Times New Roman"/>
          <w:color w:val="000000"/>
          <w:kern w:val="0"/>
          <w14:ligatures w14:val="none"/>
        </w:rPr>
        <w:t>Raheem Safia</w:t>
      </w:r>
      <w:r w:rsidR="001B5734">
        <w:rPr>
          <w:rFonts w:ascii="Times New Roman" w:eastAsia="Times New Roman" w:hAnsi="Times New Roman" w:cs="Times New Roman"/>
          <w:color w:val="000000"/>
          <w:kern w:val="0"/>
          <w:vertAlign w:val="superscript"/>
          <w14:ligatures w14:val="none"/>
        </w:rPr>
        <w:t>1</w:t>
      </w:r>
    </w:p>
    <w:p w14:paraId="708C78EE" w14:textId="77777777" w:rsidR="001B5734" w:rsidRDefault="001B5734" w:rsidP="00BF47D8">
      <w:pPr>
        <w:jc w:val="center"/>
        <w:rPr>
          <w:rFonts w:ascii="Times New Roman" w:eastAsia="Times New Roman" w:hAnsi="Times New Roman" w:cs="Times New Roman"/>
          <w:color w:val="000000"/>
          <w:kern w:val="0"/>
          <w14:ligatures w14:val="none"/>
        </w:rPr>
      </w:pPr>
    </w:p>
    <w:p w14:paraId="1D8A659B" w14:textId="564F25FE" w:rsidR="001B5734" w:rsidRDefault="001B5734" w:rsidP="00BF47D8">
      <w:pPr>
        <w:jc w:val="cente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vertAlign w:val="superscript"/>
          <w14:ligatures w14:val="none"/>
        </w:rPr>
        <w:t>1</w:t>
      </w:r>
      <w:r w:rsidRPr="001B5734">
        <w:rPr>
          <w:rFonts w:ascii="Times New Roman" w:eastAsia="Times New Roman" w:hAnsi="Times New Roman" w:cs="Times New Roman"/>
          <w:color w:val="000000"/>
          <w:kern w:val="0"/>
          <w14:ligatures w14:val="none"/>
        </w:rPr>
        <w:t>Indiana University-Purdue University, Indianapolis</w:t>
      </w:r>
      <w:r w:rsidR="001E3D9E">
        <w:rPr>
          <w:rFonts w:ascii="Times New Roman" w:eastAsia="Times New Roman" w:hAnsi="Times New Roman" w:cs="Times New Roman"/>
          <w:color w:val="000000"/>
          <w:kern w:val="0"/>
          <w14:ligatures w14:val="none"/>
        </w:rPr>
        <w:t>-46202</w:t>
      </w:r>
      <w:r w:rsidRPr="001B5734">
        <w:rPr>
          <w:rFonts w:ascii="Times New Roman" w:eastAsia="Times New Roman" w:hAnsi="Times New Roman" w:cs="Times New Roman"/>
          <w:color w:val="000000"/>
          <w:kern w:val="0"/>
          <w14:ligatures w14:val="none"/>
        </w:rPr>
        <w:t>, USA</w:t>
      </w:r>
    </w:p>
    <w:p w14:paraId="0FCAA116" w14:textId="77777777" w:rsidR="001B5734" w:rsidRPr="00255E03" w:rsidRDefault="001B5734" w:rsidP="00BF47D8">
      <w:pPr>
        <w:jc w:val="center"/>
        <w:rPr>
          <w:rFonts w:ascii="Times New Roman" w:eastAsia="Times New Roman" w:hAnsi="Times New Roman" w:cs="Times New Roman"/>
          <w:color w:val="000000"/>
          <w:kern w:val="0"/>
          <w14:ligatures w14:val="none"/>
        </w:rPr>
      </w:pPr>
    </w:p>
    <w:p w14:paraId="33A44223" w14:textId="14D3B632" w:rsidR="00255E03" w:rsidRPr="00255E03" w:rsidRDefault="00255E03" w:rsidP="00255E03">
      <w:pPr>
        <w:jc w:val="center"/>
        <w:rPr>
          <w:rFonts w:ascii="Times New Roman" w:eastAsia="Calibri" w:hAnsi="Times New Roman" w:cs="Times New Roman"/>
          <w:kern w:val="0"/>
          <w14:ligatures w14:val="none"/>
        </w:rPr>
      </w:pPr>
      <w:r w:rsidRPr="08FD0C10">
        <w:rPr>
          <w:rFonts w:ascii="Times New Roman" w:eastAsia="Calibri" w:hAnsi="Times New Roman" w:cs="Times New Roman"/>
          <w:kern w:val="0"/>
          <w14:ligatures w14:val="none"/>
        </w:rPr>
        <w:t>[</w:t>
      </w:r>
      <w:r w:rsidR="00C75909" w:rsidRPr="08FD0C10">
        <w:rPr>
          <w:rFonts w:ascii="Times New Roman" w:eastAsia="Calibri" w:hAnsi="Times New Roman" w:cs="Times New Roman"/>
          <w:kern w:val="0"/>
          <w14:ligatures w14:val="none"/>
        </w:rPr>
        <w:t>fnsama,</w:t>
      </w:r>
      <w:r w:rsidR="009E71A1" w:rsidRPr="08FD0C10">
        <w:rPr>
          <w:rFonts w:ascii="Times New Roman" w:eastAsia="Calibri" w:hAnsi="Times New Roman" w:cs="Times New Roman"/>
          <w:kern w:val="0"/>
          <w14:ligatures w14:val="none"/>
        </w:rPr>
        <w:t xml:space="preserve"> debpal, pumishra, </w:t>
      </w:r>
      <w:r w:rsidR="00CB43D8" w:rsidRPr="08FD0C10">
        <w:rPr>
          <w:rFonts w:ascii="Times New Roman" w:eastAsia="Calibri" w:hAnsi="Times New Roman" w:cs="Times New Roman"/>
          <w:kern w:val="0"/>
          <w14:ligatures w14:val="none"/>
        </w:rPr>
        <w:t xml:space="preserve">nekowth, </w:t>
      </w:r>
      <w:r w:rsidR="00A700AC" w:rsidRPr="08FD0C10">
        <w:rPr>
          <w:rFonts w:ascii="Times New Roman" w:eastAsia="Calibri" w:hAnsi="Times New Roman" w:cs="Times New Roman"/>
          <w:kern w:val="0"/>
          <w14:ligatures w14:val="none"/>
        </w:rPr>
        <w:t>saivadal, famatul</w:t>
      </w:r>
      <w:r w:rsidRPr="08FD0C10">
        <w:rPr>
          <w:rFonts w:ascii="Times New Roman" w:eastAsia="Calibri" w:hAnsi="Times New Roman" w:cs="Times New Roman"/>
          <w:kern w:val="0"/>
          <w14:ligatures w14:val="none"/>
        </w:rPr>
        <w:t>] @iu.edu</w:t>
      </w:r>
    </w:p>
    <w:p w14:paraId="3F8A188D" w14:textId="77777777" w:rsidR="00255E03" w:rsidRPr="00255E03" w:rsidRDefault="00255E03" w:rsidP="00255E03">
      <w:pPr>
        <w:jc w:val="center"/>
        <w:rPr>
          <w:rFonts w:ascii="Times New Roman" w:eastAsia="Times New Roman" w:hAnsi="Times New Roman" w:cs="Times New Roman"/>
          <w:color w:val="000000"/>
          <w:kern w:val="0"/>
          <w14:ligatures w14:val="none"/>
        </w:rPr>
      </w:pPr>
    </w:p>
    <w:p w14:paraId="405583EB" w14:textId="77777777" w:rsidR="00255E03" w:rsidRPr="00255E03" w:rsidRDefault="00255E03" w:rsidP="00255E03">
      <w:pPr>
        <w:ind w:left="1530" w:right="1106"/>
        <w:jc w:val="both"/>
        <w:rPr>
          <w:rFonts w:ascii="Times New Roman" w:eastAsia="Calibri" w:hAnsi="Times New Roman" w:cs="Gautami"/>
          <w:kern w:val="0"/>
          <w:sz w:val="20"/>
          <w:szCs w:val="22"/>
          <w14:ligatures w14:val="none"/>
        </w:rPr>
      </w:pPr>
    </w:p>
    <w:p w14:paraId="09B884AB" w14:textId="4129BE84" w:rsidR="007860F0" w:rsidRPr="000D1CB0" w:rsidRDefault="007860F0" w:rsidP="007860F0">
      <w:pPr>
        <w:ind w:left="1530" w:right="1106"/>
        <w:jc w:val="both"/>
        <w:rPr>
          <w:rFonts w:ascii="Times New Roman" w:eastAsia="Times New Roman" w:hAnsi="Times New Roman" w:cs="Times New Roman"/>
          <w:color w:val="000000"/>
          <w:kern w:val="0"/>
          <w:sz w:val="20"/>
          <w:szCs w:val="20"/>
          <w14:ligatures w14:val="none"/>
        </w:rPr>
      </w:pPr>
      <w:r w:rsidRPr="000D1CB0">
        <w:rPr>
          <w:rFonts w:ascii="Times New Roman" w:eastAsia="Calibri" w:hAnsi="Times New Roman" w:cs="Gautami"/>
          <w:b/>
          <w:bCs/>
          <w:kern w:val="0"/>
          <w:sz w:val="20"/>
          <w:szCs w:val="20"/>
          <w14:ligatures w14:val="none"/>
        </w:rPr>
        <w:t xml:space="preserve">Abstract. </w:t>
      </w:r>
      <w:r w:rsidRPr="000D1CB0">
        <w:rPr>
          <w:rFonts w:ascii="Times New Roman" w:eastAsia="Calibri" w:hAnsi="Times New Roman" w:cs="Gautami"/>
          <w:kern w:val="0"/>
          <w:sz w:val="20"/>
          <w:szCs w:val="20"/>
          <w14:ligatures w14:val="none"/>
        </w:rPr>
        <w:t>Th</w:t>
      </w:r>
      <w:r w:rsidR="00DB7A85">
        <w:rPr>
          <w:rFonts w:ascii="Times New Roman" w:eastAsia="Calibri" w:hAnsi="Times New Roman" w:cs="Gautami"/>
          <w:kern w:val="0"/>
          <w:sz w:val="20"/>
          <w:szCs w:val="20"/>
          <w14:ligatures w14:val="none"/>
        </w:rPr>
        <w:t xml:space="preserve">e </w:t>
      </w:r>
      <w:r w:rsidRPr="000D1CB0">
        <w:rPr>
          <w:rFonts w:ascii="Times New Roman" w:eastAsia="Calibri" w:hAnsi="Times New Roman" w:cs="Gautami"/>
          <w:kern w:val="0"/>
          <w:sz w:val="20"/>
          <w:szCs w:val="20"/>
          <w14:ligatures w14:val="none"/>
        </w:rPr>
        <w:t>study focuses on the development of a predictive model for panic disorder leveraging user profiles. Panic disorder is a prevalent mental health condition, and understanding its manifestation in individuals is crucial for early detection and intervention. The research employs a dataset containing diverse user profiles and associated panic disorder diagnoses. Machine learning techniques, including feature engineering and model training, are applied to discern patterns and relationships between user attributes and the presence of panic disorder. The predictive model aims to offer valuable insights into the factors influencing the likelihood of panic disorder development. The study contributes to the advancement of mental health analytics, providing a foundation for proactive identification and targeted support for individuals at risk of panic disorder.</w:t>
      </w:r>
    </w:p>
    <w:p w14:paraId="7D0C1265" w14:textId="77777777" w:rsidR="00255E03" w:rsidRPr="000D1CB0" w:rsidRDefault="00255E03" w:rsidP="08FD0C10">
      <w:pPr>
        <w:spacing w:line="259" w:lineRule="auto"/>
        <w:ind w:right="29"/>
        <w:jc w:val="both"/>
        <w:rPr>
          <w:rFonts w:ascii="Times New Roman" w:eastAsia="Times New Roman" w:hAnsi="Times New Roman" w:cs="Times New Roman"/>
          <w:color w:val="000000" w:themeColor="text1"/>
          <w:sz w:val="20"/>
          <w:szCs w:val="20"/>
        </w:rPr>
      </w:pPr>
    </w:p>
    <w:p w14:paraId="73E21A21" w14:textId="77777777" w:rsidR="00C876C8" w:rsidRPr="000D1CB0" w:rsidRDefault="00C876C8" w:rsidP="00C876C8">
      <w:pPr>
        <w:ind w:left="1530" w:right="1106"/>
        <w:jc w:val="both"/>
        <w:rPr>
          <w:rFonts w:ascii="Times New Roman" w:eastAsia="Calibri" w:hAnsi="Times New Roman" w:cs="Gautami"/>
          <w:kern w:val="0"/>
          <w:sz w:val="20"/>
          <w:szCs w:val="20"/>
          <w14:ligatures w14:val="none"/>
        </w:rPr>
      </w:pPr>
      <w:r w:rsidRPr="000D1CB0">
        <w:rPr>
          <w:rFonts w:ascii="Times New Roman" w:eastAsia="Calibri" w:hAnsi="Times New Roman" w:cs="Gautami"/>
          <w:b/>
          <w:bCs/>
          <w:kern w:val="0"/>
          <w:sz w:val="20"/>
          <w:szCs w:val="20"/>
          <w14:ligatures w14:val="none"/>
        </w:rPr>
        <w:t xml:space="preserve">Keywords: </w:t>
      </w:r>
      <w:r w:rsidRPr="000D1CB0">
        <w:rPr>
          <w:rFonts w:ascii="Times New Roman" w:eastAsia="Calibri" w:hAnsi="Times New Roman" w:cs="Gautami"/>
          <w:kern w:val="0"/>
          <w:sz w:val="20"/>
          <w:szCs w:val="20"/>
          <w14:ligatures w14:val="none"/>
        </w:rPr>
        <w:t>Panic Disorder; Mental health; Reporting; Kaggle database; Machine learning; Predictive model</w:t>
      </w:r>
    </w:p>
    <w:p w14:paraId="6EDF82B9" w14:textId="77777777" w:rsidR="00347784" w:rsidRDefault="00347784" w:rsidP="08FD0C10">
      <w:pPr>
        <w:keepNext/>
        <w:spacing w:line="259" w:lineRule="auto"/>
        <w:ind w:right="29"/>
        <w:jc w:val="both"/>
        <w:rPr>
          <w:rFonts w:ascii="Times New Roman" w:eastAsia="Times New Roman" w:hAnsi="Times New Roman" w:cs="Times New Roman"/>
          <w:color w:val="000000" w:themeColor="text1"/>
        </w:rPr>
      </w:pPr>
    </w:p>
    <w:p w14:paraId="642694F1" w14:textId="44C670B6" w:rsidR="08FD0C10" w:rsidRPr="00F13D25" w:rsidRDefault="4DDF0DEA" w:rsidP="00F13D25">
      <w:pPr>
        <w:keepNext/>
        <w:spacing w:before="240"/>
        <w:ind w:right="29"/>
        <w:outlineLvl w:val="0"/>
        <w:rPr>
          <w:rFonts w:ascii="Times New Roman" w:eastAsia="MS Gothic" w:hAnsi="Times New Roman" w:cs="Gautami"/>
          <w:b/>
          <w:bCs/>
          <w:kern w:val="0"/>
          <w14:ligatures w14:val="none"/>
        </w:rPr>
      </w:pPr>
      <w:r w:rsidRPr="00BF142D">
        <w:rPr>
          <w:rFonts w:ascii="Times New Roman" w:eastAsia="MS Gothic" w:hAnsi="Times New Roman" w:cs="Gautami"/>
          <w:b/>
          <w:bCs/>
          <w:kern w:val="0"/>
          <w14:ligatures w14:val="none"/>
        </w:rPr>
        <w:t xml:space="preserve">1. </w:t>
      </w:r>
      <w:r w:rsidR="00255E03" w:rsidRPr="00BF142D">
        <w:rPr>
          <w:rFonts w:ascii="Times New Roman" w:eastAsia="MS Gothic" w:hAnsi="Times New Roman" w:cs="Gautami"/>
          <w:b/>
          <w:bCs/>
          <w:kern w:val="0"/>
          <w14:ligatures w14:val="none"/>
        </w:rPr>
        <w:t>Project Scope</w:t>
      </w:r>
    </w:p>
    <w:p w14:paraId="1FEA37B2" w14:textId="52CAD0F4" w:rsidR="08FD0C10" w:rsidRDefault="090DC9EF" w:rsidP="00F13D25">
      <w:pPr>
        <w:keepNext/>
        <w:numPr>
          <w:ilvl w:val="1"/>
          <w:numId w:val="0"/>
        </w:numPr>
        <w:tabs>
          <w:tab w:val="left" w:pos="720"/>
        </w:tabs>
        <w:ind w:left="720" w:right="29" w:hanging="720"/>
        <w:outlineLvl w:val="1"/>
        <w:rPr>
          <w:rFonts w:ascii="Times New Roman" w:eastAsia="Times New Roman" w:hAnsi="Times New Roman" w:cs="Times New Roman"/>
          <w:b/>
          <w:bCs/>
          <w:color w:val="000000"/>
          <w:kern w:val="0"/>
          <w14:ligatures w14:val="none"/>
        </w:rPr>
      </w:pPr>
      <w:r w:rsidRPr="00BF142D">
        <w:rPr>
          <w:rFonts w:ascii="Times New Roman" w:eastAsia="Times New Roman" w:hAnsi="Times New Roman" w:cs="Times New Roman"/>
          <w:b/>
          <w:bCs/>
          <w:color w:val="000000"/>
          <w:kern w:val="0"/>
          <w14:ligatures w14:val="none"/>
        </w:rPr>
        <w:t xml:space="preserve">1.1 </w:t>
      </w:r>
      <w:r w:rsidR="00255E03" w:rsidRPr="00BF142D">
        <w:rPr>
          <w:rFonts w:ascii="Times New Roman" w:eastAsia="Times New Roman" w:hAnsi="Times New Roman" w:cs="Times New Roman"/>
          <w:b/>
          <w:bCs/>
          <w:color w:val="000000"/>
          <w:kern w:val="0"/>
          <w14:ligatures w14:val="none"/>
        </w:rPr>
        <w:t xml:space="preserve">Introduction </w:t>
      </w:r>
    </w:p>
    <w:p w14:paraId="2554350C" w14:textId="77777777" w:rsidR="00713819" w:rsidRPr="00F13D25" w:rsidRDefault="00713819" w:rsidP="00F13D25">
      <w:pPr>
        <w:keepNext/>
        <w:numPr>
          <w:ilvl w:val="1"/>
          <w:numId w:val="0"/>
        </w:numPr>
        <w:tabs>
          <w:tab w:val="left" w:pos="720"/>
        </w:tabs>
        <w:ind w:left="720" w:right="29" w:hanging="720"/>
        <w:outlineLvl w:val="1"/>
        <w:rPr>
          <w:rFonts w:ascii="Times New Roman" w:eastAsia="Times New Roman" w:hAnsi="Times New Roman" w:cs="Times New Roman"/>
          <w:b/>
          <w:bCs/>
          <w:color w:val="000000"/>
          <w:kern w:val="0"/>
          <w14:ligatures w14:val="none"/>
        </w:rPr>
      </w:pPr>
    </w:p>
    <w:p w14:paraId="598F9D1E" w14:textId="458881D3" w:rsidR="004B5EBD" w:rsidRPr="00BF142D" w:rsidRDefault="00B24DB4" w:rsidP="004B5EBD">
      <w:pPr>
        <w:keepNext/>
        <w:numPr>
          <w:ilvl w:val="1"/>
          <w:numId w:val="0"/>
        </w:numPr>
        <w:tabs>
          <w:tab w:val="left" w:pos="720"/>
        </w:tabs>
        <w:ind w:right="29"/>
        <w:jc w:val="both"/>
        <w:outlineLvl w:val="1"/>
        <w:rPr>
          <w:rFonts w:ascii="Times New Roman" w:eastAsia="Times New Roman" w:hAnsi="Times New Roman" w:cs="Times New Roman"/>
          <w:color w:val="000000" w:themeColor="text1"/>
        </w:rPr>
      </w:pPr>
      <w:r w:rsidRPr="00BF142D">
        <w:rPr>
          <w:rFonts w:ascii="Times New Roman" w:eastAsia="Times New Roman" w:hAnsi="Times New Roman" w:cs="Times New Roman"/>
          <w:color w:val="000000" w:themeColor="text1"/>
        </w:rPr>
        <w:t>Panic disorder (PD) is a common mental disorder with a lifetime prevalence of about 1.6%-3.5% worldwide. Its main characteristic is the fear of recurrent panic attacks (PAs) and loss of control, which leads to functional impairment. Patients suffering from PD often make frequent visits to the emergency department before formal diagnosis and psychoeducation. Functional impairment of PD can be avoidant behavior in terms of crowds, open spaces, traffic vehicles, or stressful situations. Severe PD cases</w:t>
      </w:r>
      <w:r w:rsidR="00E915C1" w:rsidRPr="00BF142D">
        <w:rPr>
          <w:rFonts w:ascii="Times New Roman" w:eastAsia="Times New Roman" w:hAnsi="Times New Roman" w:cs="Times New Roman"/>
          <w:color w:val="000000" w:themeColor="text1"/>
        </w:rPr>
        <w:t xml:space="preserve"> </w:t>
      </w:r>
      <w:r w:rsidRPr="00BF142D">
        <w:rPr>
          <w:rFonts w:ascii="Times New Roman" w:eastAsia="Times New Roman" w:hAnsi="Times New Roman" w:cs="Times New Roman"/>
          <w:color w:val="000000" w:themeColor="text1"/>
        </w:rPr>
        <w:t xml:space="preserve">may become homebound. Accurate PA prediction may help clinicians to provide appropriate, timely treatment and to optimize personalized </w:t>
      </w:r>
      <w:r w:rsidR="006752A9" w:rsidRPr="00BF142D">
        <w:rPr>
          <w:rFonts w:ascii="Times New Roman" w:eastAsia="Times New Roman" w:hAnsi="Times New Roman" w:cs="Times New Roman"/>
          <w:color w:val="000000" w:themeColor="text1"/>
        </w:rPr>
        <w:t>medicine</w:t>
      </w:r>
      <w:r w:rsidR="00DC31FA" w:rsidRPr="00BF142D">
        <w:rPr>
          <w:rFonts w:ascii="Times New Roman" w:eastAsia="Times New Roman" w:hAnsi="Times New Roman" w:cs="Times New Roman"/>
          <w:color w:val="000000" w:themeColor="text1"/>
        </w:rPr>
        <w:t xml:space="preserve"> (Tsai et al. 2022)</w:t>
      </w:r>
      <w:r w:rsidR="006752A9" w:rsidRPr="00BF142D">
        <w:rPr>
          <w:rFonts w:ascii="Times New Roman" w:eastAsia="Times New Roman" w:hAnsi="Times New Roman" w:cs="Times New Roman"/>
          <w:color w:val="000000" w:themeColor="text1"/>
        </w:rPr>
        <w:t>.</w:t>
      </w:r>
      <w:r w:rsidR="004B5EBD" w:rsidRPr="00BF142D">
        <w:rPr>
          <w:rFonts w:ascii="Times New Roman" w:eastAsia="Times New Roman" w:hAnsi="Times New Roman" w:cs="Times New Roman"/>
          <w:color w:val="000000" w:themeColor="text1"/>
        </w:rPr>
        <w:t xml:space="preserve"> </w:t>
      </w:r>
      <w:r w:rsidR="6A13A9C7" w:rsidRPr="00BF142D">
        <w:rPr>
          <w:rFonts w:ascii="Times New Roman" w:eastAsia="Times New Roman" w:hAnsi="Times New Roman" w:cs="Times New Roman"/>
          <w:color w:val="000000" w:themeColor="text1"/>
        </w:rPr>
        <w:t xml:space="preserve">Early detection and intervention are critical for symptom management and long-term outcome improvement (Craske &amp; Barlow, 2014). </w:t>
      </w:r>
    </w:p>
    <w:p w14:paraId="30230FBC" w14:textId="5D45CA5E" w:rsidR="004B5EBD" w:rsidRPr="00BF142D" w:rsidRDefault="004B5EBD" w:rsidP="004B5EBD">
      <w:pPr>
        <w:keepNext/>
        <w:numPr>
          <w:ilvl w:val="1"/>
          <w:numId w:val="0"/>
        </w:numPr>
        <w:tabs>
          <w:tab w:val="left" w:pos="720"/>
        </w:tabs>
        <w:ind w:right="29"/>
        <w:jc w:val="both"/>
        <w:outlineLvl w:val="1"/>
        <w:rPr>
          <w:rFonts w:ascii="Times New Roman" w:eastAsia="Times New Roman" w:hAnsi="Times New Roman" w:cs="Times New Roman"/>
          <w:color w:val="000000" w:themeColor="text1"/>
        </w:rPr>
      </w:pPr>
      <w:r w:rsidRPr="00BF142D">
        <w:rPr>
          <w:rFonts w:ascii="Times New Roman" w:eastAsia="Times New Roman" w:hAnsi="Times New Roman" w:cs="Times New Roman"/>
          <w:color w:val="000000" w:themeColor="text1"/>
        </w:rPr>
        <w:t xml:space="preserve">Machine learning is a technique that aims to construct systems that can improve through experience by using advanced statistical and probabilistic techniques. It is believed to be a significantly useful tool to help in predicting mental health. It </w:t>
      </w:r>
      <w:r w:rsidR="003411E6" w:rsidRPr="00BF142D">
        <w:rPr>
          <w:rFonts w:ascii="Times New Roman" w:eastAsia="Times New Roman" w:hAnsi="Times New Roman" w:cs="Times New Roman"/>
          <w:color w:val="000000" w:themeColor="text1"/>
        </w:rPr>
        <w:t>allows</w:t>
      </w:r>
      <w:r w:rsidRPr="00BF142D">
        <w:rPr>
          <w:rFonts w:ascii="Times New Roman" w:eastAsia="Times New Roman" w:hAnsi="Times New Roman" w:cs="Times New Roman"/>
          <w:color w:val="000000" w:themeColor="text1"/>
        </w:rPr>
        <w:t xml:space="preserve"> many researchers to acquire important information from the data, provide personalized experiences, and develop automated intelligent systems</w:t>
      </w:r>
      <w:r w:rsidR="003411E6" w:rsidRPr="00BF142D">
        <w:rPr>
          <w:rFonts w:ascii="Times New Roman" w:eastAsia="Times New Roman" w:hAnsi="Times New Roman" w:cs="Times New Roman"/>
          <w:color w:val="000000" w:themeColor="text1"/>
        </w:rPr>
        <w:t>.</w:t>
      </w:r>
      <w:r w:rsidRPr="00BF142D">
        <w:rPr>
          <w:rFonts w:ascii="Times New Roman" w:eastAsia="Times New Roman" w:hAnsi="Times New Roman" w:cs="Times New Roman"/>
          <w:color w:val="000000" w:themeColor="text1"/>
        </w:rPr>
        <w:t xml:space="preserve"> The widely used algorithms in the field of machine learning such as support vector machine, random forest, and artificial neural networks have been utilized to forecast and categorize future events</w:t>
      </w:r>
      <w:r w:rsidR="009F04B0" w:rsidRPr="00BF142D">
        <w:rPr>
          <w:rFonts w:ascii="Times New Roman" w:eastAsia="Times New Roman" w:hAnsi="Times New Roman" w:cs="Times New Roman"/>
          <w:color w:val="000000" w:themeColor="text1"/>
        </w:rPr>
        <w:t xml:space="preserve"> </w:t>
      </w:r>
      <w:r w:rsidR="00DC0D20" w:rsidRPr="00BF142D">
        <w:rPr>
          <w:rFonts w:ascii="Times New Roman" w:eastAsia="Times New Roman" w:hAnsi="Times New Roman" w:cs="Times New Roman"/>
          <w:color w:val="000000" w:themeColor="text1"/>
        </w:rPr>
        <w:t>(Chung &amp; Teo, 2022)</w:t>
      </w:r>
      <w:r w:rsidRPr="00BF142D">
        <w:rPr>
          <w:rFonts w:ascii="Times New Roman" w:eastAsia="Times New Roman" w:hAnsi="Times New Roman" w:cs="Times New Roman"/>
          <w:color w:val="000000" w:themeColor="text1"/>
        </w:rPr>
        <w:t xml:space="preserve">. </w:t>
      </w:r>
    </w:p>
    <w:p w14:paraId="65F8F953" w14:textId="6770DE63" w:rsidR="00255E03" w:rsidRPr="00BF142D" w:rsidRDefault="6A13A9C7" w:rsidP="00BE14CF">
      <w:pPr>
        <w:keepNext/>
        <w:tabs>
          <w:tab w:val="left" w:pos="720"/>
        </w:tabs>
        <w:ind w:right="29"/>
        <w:jc w:val="both"/>
        <w:outlineLvl w:val="1"/>
        <w:rPr>
          <w:rFonts w:ascii="Times New Roman" w:eastAsia="Times New Roman" w:hAnsi="Times New Roman" w:cs="Times New Roman"/>
          <w:color w:val="000000" w:themeColor="text1"/>
        </w:rPr>
      </w:pPr>
      <w:r w:rsidRPr="00BF142D">
        <w:rPr>
          <w:rFonts w:ascii="Times New Roman" w:eastAsia="Times New Roman" w:hAnsi="Times New Roman" w:cs="Times New Roman"/>
          <w:color w:val="000000" w:themeColor="text1"/>
        </w:rPr>
        <w:t xml:space="preserve">The goal of this study is to create a predictive model for panic disorder using user profile data, which includes demographic, health, and lifestyle factors. To identify patterns and relationships </w:t>
      </w:r>
      <w:r w:rsidRPr="00BF142D">
        <w:rPr>
          <w:rFonts w:ascii="Times New Roman" w:eastAsia="Times New Roman" w:hAnsi="Times New Roman" w:cs="Times New Roman"/>
          <w:color w:val="000000" w:themeColor="text1"/>
        </w:rPr>
        <w:lastRenderedPageBreak/>
        <w:t xml:space="preserve">between these attributes and the presence of panic disorder, machine learning techniques will be used </w:t>
      </w:r>
      <w:r w:rsidR="3D44E732" w:rsidRPr="00BF142D">
        <w:rPr>
          <w:rFonts w:ascii="Times New Roman" w:eastAsia="Times New Roman" w:hAnsi="Times New Roman" w:cs="Times New Roman"/>
          <w:color w:val="000000" w:themeColor="text1"/>
        </w:rPr>
        <w:t>(</w:t>
      </w:r>
      <w:r w:rsidR="3D44E732" w:rsidRPr="00BF142D">
        <w:rPr>
          <w:rFonts w:ascii="Times New Roman" w:eastAsia="Times New Roman" w:hAnsi="Times New Roman" w:cs="Times New Roman"/>
        </w:rPr>
        <w:t>Nemesure et al., 2021</w:t>
      </w:r>
      <w:r w:rsidRPr="00BF142D">
        <w:rPr>
          <w:rFonts w:ascii="Times New Roman" w:eastAsia="Times New Roman" w:hAnsi="Times New Roman" w:cs="Times New Roman"/>
          <w:color w:val="000000" w:themeColor="text1"/>
        </w:rPr>
        <w:t>)</w:t>
      </w:r>
      <w:r w:rsidR="00E13780" w:rsidRPr="00BF142D">
        <w:rPr>
          <w:rFonts w:ascii="Times New Roman" w:eastAsia="Times New Roman" w:hAnsi="Times New Roman" w:cs="Times New Roman"/>
          <w:color w:val="000000" w:themeColor="text1"/>
        </w:rPr>
        <w:t>.</w:t>
      </w:r>
    </w:p>
    <w:p w14:paraId="46D4D123" w14:textId="4F6EC7E8" w:rsidR="00255E03" w:rsidRPr="00BF142D" w:rsidRDefault="78CA6AFF" w:rsidP="00BE14CF">
      <w:pPr>
        <w:keepNext/>
        <w:tabs>
          <w:tab w:val="left" w:pos="720"/>
        </w:tabs>
        <w:ind w:right="29"/>
        <w:jc w:val="both"/>
        <w:outlineLvl w:val="1"/>
        <w:rPr>
          <w:rFonts w:ascii="Times New Roman" w:eastAsia="Times New Roman" w:hAnsi="Times New Roman" w:cs="Times New Roman"/>
          <w:color w:val="000000" w:themeColor="text1"/>
        </w:rPr>
      </w:pPr>
      <w:r w:rsidRPr="00BF142D">
        <w:rPr>
          <w:rFonts w:ascii="Times New Roman" w:eastAsia="Times New Roman" w:hAnsi="Times New Roman" w:cs="Times New Roman"/>
          <w:color w:val="000000" w:themeColor="text1"/>
        </w:rPr>
        <w:t>The proposed model seeks to provide valuable insights into the factors influencing the likelihood of panic disorder development by analyzing user profiles, potentially paving the way for personalized preventive measures and improved mental health outcomes.</w:t>
      </w:r>
    </w:p>
    <w:p w14:paraId="2F6CEE29" w14:textId="4EBF0BDB" w:rsidR="00255E03" w:rsidRPr="00BF142D" w:rsidRDefault="00255E03" w:rsidP="4DDF0DEA">
      <w:pPr>
        <w:keepNext/>
        <w:tabs>
          <w:tab w:val="left" w:pos="720"/>
        </w:tabs>
        <w:ind w:left="720" w:right="29" w:hanging="720"/>
        <w:rPr>
          <w:rFonts w:ascii="Times New Roman" w:eastAsia="Times New Roman" w:hAnsi="Times New Roman" w:cs="Times New Roman"/>
          <w:color w:val="000000" w:themeColor="text1"/>
        </w:rPr>
      </w:pPr>
    </w:p>
    <w:p w14:paraId="5C4971B4" w14:textId="41088525" w:rsidR="00255E03" w:rsidRPr="00BF142D" w:rsidRDefault="00255E03" w:rsidP="4DDF0DEA">
      <w:pPr>
        <w:keepNext/>
        <w:tabs>
          <w:tab w:val="left" w:pos="720"/>
        </w:tabs>
        <w:ind w:left="720" w:right="29" w:hanging="720"/>
        <w:outlineLvl w:val="1"/>
        <w:rPr>
          <w:rFonts w:ascii="Times New Roman" w:eastAsia="Times New Roman" w:hAnsi="Times New Roman" w:cs="Times New Roman"/>
          <w:b/>
          <w:bCs/>
          <w:color w:val="000000" w:themeColor="text1"/>
        </w:rPr>
      </w:pPr>
    </w:p>
    <w:p w14:paraId="0065B10A" w14:textId="670C58C6" w:rsidR="00255E03" w:rsidRPr="00BF142D" w:rsidRDefault="001E3D9E" w:rsidP="00E56F00">
      <w:pPr>
        <w:pStyle w:val="NoSpacing"/>
        <w:rPr>
          <w:rFonts w:ascii="Times New Roman" w:hAnsi="Times New Roman" w:cs="Times New Roman"/>
          <w:b/>
          <w:bCs/>
          <w:color w:val="000000" w:themeColor="text1"/>
        </w:rPr>
      </w:pPr>
      <w:r>
        <w:rPr>
          <w:rFonts w:ascii="Times New Roman" w:hAnsi="Times New Roman" w:cs="Times New Roman"/>
          <w:b/>
          <w:bCs/>
          <w:color w:val="000000" w:themeColor="text1"/>
        </w:rPr>
        <w:t xml:space="preserve">1.2. </w:t>
      </w:r>
      <w:r w:rsidR="00255E03" w:rsidRPr="00BF142D">
        <w:rPr>
          <w:rFonts w:ascii="Times New Roman" w:hAnsi="Times New Roman" w:cs="Times New Roman"/>
          <w:b/>
          <w:bCs/>
          <w:color w:val="000000" w:themeColor="text1"/>
        </w:rPr>
        <w:t>Aim</w:t>
      </w:r>
    </w:p>
    <w:p w14:paraId="3912DC13" w14:textId="18E8DF7C" w:rsidR="08FD0C10" w:rsidRDefault="08FD0C10" w:rsidP="08FD0C10">
      <w:pPr>
        <w:pStyle w:val="NoSpacing"/>
        <w:rPr>
          <w:rFonts w:ascii="Times New Roman" w:hAnsi="Times New Roman" w:cs="Times New Roman"/>
          <w:b/>
          <w:bCs/>
          <w:color w:val="000000" w:themeColor="text1"/>
        </w:rPr>
      </w:pPr>
    </w:p>
    <w:p w14:paraId="67215023" w14:textId="77777777" w:rsidR="006D073D" w:rsidRPr="00BF142D" w:rsidRDefault="38BC77FA" w:rsidP="001C7C46">
      <w:pPr>
        <w:pStyle w:val="NoSpacing"/>
        <w:jc w:val="both"/>
        <w:rPr>
          <w:rFonts w:ascii="Times New Roman" w:eastAsia="+mn-ea" w:hAnsi="Times New Roman" w:cs="Times New Roman"/>
          <w:color w:val="000000" w:themeColor="text1"/>
          <w:kern w:val="24"/>
        </w:rPr>
      </w:pPr>
      <w:r w:rsidRPr="00BF142D">
        <w:rPr>
          <w:rFonts w:ascii="Times New Roman" w:eastAsia="+mn-ea" w:hAnsi="Times New Roman" w:cs="Times New Roman"/>
          <w:color w:val="000000" w:themeColor="text1"/>
          <w:kern w:val="24"/>
        </w:rPr>
        <w:t xml:space="preserve">To </w:t>
      </w:r>
      <w:r w:rsidR="00851224" w:rsidRPr="00BF142D">
        <w:rPr>
          <w:rFonts w:ascii="Times New Roman" w:eastAsia="+mn-ea" w:hAnsi="Times New Roman" w:cs="Times New Roman"/>
          <w:color w:val="000000" w:themeColor="text1"/>
          <w:kern w:val="24"/>
        </w:rPr>
        <w:t>d</w:t>
      </w:r>
      <w:r w:rsidR="009C056E" w:rsidRPr="00BF142D">
        <w:rPr>
          <w:rFonts w:ascii="Times New Roman" w:eastAsia="+mn-ea" w:hAnsi="Times New Roman" w:cs="Times New Roman"/>
          <w:color w:val="000000" w:themeColor="text1"/>
          <w:kern w:val="24"/>
        </w:rPr>
        <w:t>evelop a predictive model that can accurately predict whether an individual is likely to be diagnosed with panic disorder based on their user profile information.</w:t>
      </w:r>
    </w:p>
    <w:p w14:paraId="3EF821BA" w14:textId="77777777" w:rsidR="00E56F00" w:rsidRPr="00BF142D" w:rsidRDefault="00E56F00" w:rsidP="006D073D">
      <w:pPr>
        <w:pStyle w:val="NormalWeb"/>
        <w:spacing w:before="200" w:beforeAutospacing="0" w:after="0" w:afterAutospacing="0"/>
        <w:rPr>
          <w:rFonts w:eastAsia="+mn-ea"/>
          <w:color w:val="404040"/>
          <w:kern w:val="24"/>
        </w:rPr>
      </w:pPr>
    </w:p>
    <w:p w14:paraId="0D2A93B4" w14:textId="7AB295D1" w:rsidR="006D073D" w:rsidRPr="00BF142D" w:rsidRDefault="00BD1380" w:rsidP="00E56F00">
      <w:pPr>
        <w:pStyle w:val="NoSpacing"/>
        <w:rPr>
          <w:rFonts w:ascii="Times New Roman" w:hAnsi="Times New Roman" w:cs="Times New Roman"/>
          <w:b/>
          <w:bCs/>
        </w:rPr>
      </w:pPr>
      <w:r>
        <w:rPr>
          <w:rFonts w:ascii="Times New Roman" w:hAnsi="Times New Roman" w:cs="Times New Roman"/>
          <w:b/>
          <w:bCs/>
        </w:rPr>
        <w:t xml:space="preserve">1.3. </w:t>
      </w:r>
      <w:r w:rsidR="009C056E" w:rsidRPr="00BF142D">
        <w:rPr>
          <w:rFonts w:ascii="Times New Roman" w:hAnsi="Times New Roman" w:cs="Times New Roman"/>
          <w:b/>
          <w:bCs/>
        </w:rPr>
        <w:t>Research Question</w:t>
      </w:r>
    </w:p>
    <w:p w14:paraId="0B37BA12" w14:textId="218B22CC" w:rsidR="08FD0C10" w:rsidRDefault="08FD0C10" w:rsidP="08FD0C10">
      <w:pPr>
        <w:pStyle w:val="NoSpacing"/>
        <w:rPr>
          <w:rFonts w:ascii="Times New Roman" w:hAnsi="Times New Roman" w:cs="Times New Roman"/>
          <w:b/>
          <w:bCs/>
        </w:rPr>
      </w:pPr>
    </w:p>
    <w:p w14:paraId="60D5C81E" w14:textId="5D4AF2DF" w:rsidR="00E56F00" w:rsidRPr="00BF142D" w:rsidRDefault="7BAF19FF" w:rsidP="001C7C46">
      <w:pPr>
        <w:pStyle w:val="NoSpacing"/>
        <w:jc w:val="both"/>
        <w:rPr>
          <w:rFonts w:ascii="Times New Roman" w:hAnsi="Times New Roman" w:cs="Times New Roman"/>
        </w:rPr>
      </w:pPr>
      <w:r w:rsidRPr="00BF142D">
        <w:rPr>
          <w:rFonts w:ascii="Times New Roman" w:hAnsi="Times New Roman" w:cs="Times New Roman"/>
        </w:rPr>
        <w:t>To what extent can machine learning models effectively predict the likelihood of a</w:t>
      </w:r>
      <w:r w:rsidR="65A053C4" w:rsidRPr="00BF142D">
        <w:rPr>
          <w:rFonts w:ascii="Times New Roman" w:hAnsi="Times New Roman" w:cs="Times New Roman"/>
        </w:rPr>
        <w:t xml:space="preserve">n </w:t>
      </w:r>
      <w:r w:rsidRPr="00BF142D">
        <w:rPr>
          <w:rFonts w:ascii="Times New Roman" w:hAnsi="Times New Roman" w:cs="Times New Roman"/>
        </w:rPr>
        <w:t xml:space="preserve">individual being diagnosed with </w:t>
      </w:r>
      <w:r w:rsidR="5D34E443" w:rsidRPr="00BF142D">
        <w:rPr>
          <w:rFonts w:ascii="Times New Roman" w:hAnsi="Times New Roman" w:cs="Times New Roman"/>
        </w:rPr>
        <w:t>panic disorder</w:t>
      </w:r>
      <w:r w:rsidR="38259995" w:rsidRPr="00BF142D">
        <w:rPr>
          <w:rFonts w:ascii="Times New Roman" w:hAnsi="Times New Roman" w:cs="Times New Roman"/>
        </w:rPr>
        <w:t xml:space="preserve"> using user profile information, and how </w:t>
      </w:r>
      <w:r w:rsidR="00112E94" w:rsidRPr="00BF142D">
        <w:rPr>
          <w:rFonts w:ascii="Times New Roman" w:hAnsi="Times New Roman" w:cs="Times New Roman"/>
        </w:rPr>
        <w:t>this information</w:t>
      </w:r>
      <w:r w:rsidR="38259995" w:rsidRPr="00BF142D">
        <w:rPr>
          <w:rFonts w:ascii="Times New Roman" w:hAnsi="Times New Roman" w:cs="Times New Roman"/>
        </w:rPr>
        <w:t xml:space="preserve"> </w:t>
      </w:r>
      <w:r w:rsidR="6C61B1A8" w:rsidRPr="00BF142D">
        <w:rPr>
          <w:rFonts w:ascii="Times New Roman" w:hAnsi="Times New Roman" w:cs="Times New Roman"/>
        </w:rPr>
        <w:t>contributes</w:t>
      </w:r>
      <w:r w:rsidR="38259995" w:rsidRPr="00BF142D">
        <w:rPr>
          <w:rFonts w:ascii="Times New Roman" w:hAnsi="Times New Roman" w:cs="Times New Roman"/>
        </w:rPr>
        <w:t xml:space="preserve"> to the predictive accuracy of the model</w:t>
      </w:r>
      <w:r w:rsidR="00112E94" w:rsidRPr="00BF142D">
        <w:rPr>
          <w:rFonts w:ascii="Times New Roman" w:hAnsi="Times New Roman" w:cs="Times New Roman"/>
        </w:rPr>
        <w:t xml:space="preserve">? </w:t>
      </w:r>
    </w:p>
    <w:p w14:paraId="5FC015AC" w14:textId="77777777" w:rsidR="0013395D" w:rsidRDefault="0013395D" w:rsidP="0013395D">
      <w:pPr>
        <w:pStyle w:val="NoSpacing"/>
        <w:jc w:val="both"/>
        <w:rPr>
          <w:rFonts w:ascii="Times New Roman" w:hAnsi="Times New Roman" w:cs="Times New Roman"/>
          <w:b/>
          <w:bCs/>
        </w:rPr>
      </w:pPr>
    </w:p>
    <w:p w14:paraId="3356605A" w14:textId="51AE13F1" w:rsidR="00C66652" w:rsidRDefault="00C66652" w:rsidP="0013395D">
      <w:pPr>
        <w:pStyle w:val="NoSpacing"/>
        <w:jc w:val="both"/>
        <w:rPr>
          <w:rFonts w:ascii="Times New Roman" w:hAnsi="Times New Roman" w:cs="Times New Roman"/>
        </w:rPr>
      </w:pPr>
      <w:r w:rsidRPr="00C66652">
        <w:rPr>
          <w:rFonts w:ascii="Times New Roman" w:hAnsi="Times New Roman" w:cs="Times New Roman"/>
        </w:rPr>
        <w:t xml:space="preserve">The following two hypotheses are based on our </w:t>
      </w:r>
      <w:r>
        <w:rPr>
          <w:rFonts w:ascii="Times New Roman" w:hAnsi="Times New Roman" w:cs="Times New Roman"/>
        </w:rPr>
        <w:t>research</w:t>
      </w:r>
      <w:r w:rsidRPr="00C66652">
        <w:rPr>
          <w:rFonts w:ascii="Times New Roman" w:hAnsi="Times New Roman" w:cs="Times New Roman"/>
        </w:rPr>
        <w:t xml:space="preserve"> question: </w:t>
      </w:r>
    </w:p>
    <w:p w14:paraId="39C498C2" w14:textId="5A420F6B" w:rsidR="0013395D" w:rsidRPr="00BF142D" w:rsidRDefault="0013395D" w:rsidP="0013395D">
      <w:pPr>
        <w:pStyle w:val="NoSpacing"/>
        <w:jc w:val="both"/>
        <w:rPr>
          <w:rFonts w:ascii="Times New Roman" w:hAnsi="Times New Roman" w:cs="Times New Roman"/>
        </w:rPr>
      </w:pPr>
      <w:r w:rsidRPr="00BF142D">
        <w:rPr>
          <w:rFonts w:ascii="Times New Roman" w:hAnsi="Times New Roman" w:cs="Times New Roman"/>
          <w:b/>
          <w:bCs/>
        </w:rPr>
        <w:t>Null Hypothesis</w:t>
      </w:r>
      <w:r w:rsidRPr="00BF142D">
        <w:rPr>
          <w:rFonts w:ascii="Times New Roman" w:hAnsi="Times New Roman" w:cs="Times New Roman"/>
          <w:bCs/>
        </w:rPr>
        <w:t xml:space="preserve"> </w:t>
      </w:r>
      <w:r w:rsidRPr="00BF142D">
        <w:rPr>
          <w:rFonts w:ascii="Times New Roman" w:hAnsi="Times New Roman" w:cs="Times New Roman"/>
        </w:rPr>
        <w:t>- Panic Disorder Diagnosis is not related to Age, Gender, Family History, Personal History, Current Stressors, Symptoms, Severity, Impact on Life, Demographics, Medical History, Psychiatric History, Substance Abuse, Coping Mechanism, Social Support, and Lifestyle Factors.</w:t>
      </w:r>
    </w:p>
    <w:p w14:paraId="46251268" w14:textId="77777777" w:rsidR="0013395D" w:rsidRPr="00BF142D" w:rsidRDefault="0013395D" w:rsidP="0013395D">
      <w:pPr>
        <w:pStyle w:val="NormalWeb"/>
        <w:jc w:val="both"/>
      </w:pPr>
      <w:r w:rsidRPr="00BF142D">
        <w:rPr>
          <w:b/>
          <w:bCs/>
        </w:rPr>
        <w:t>Alternate Hypothesis</w:t>
      </w:r>
      <w:r w:rsidRPr="00BF142D">
        <w:t xml:space="preserve"> - Panic Disorder Diagnosis is related to Age, Gender, Family History, Personal History, Current Stressors, Symptoms, Severity, Impact on Life, Demographics, Medical History, Psychiatric History, Substance Abuse, Coping Mechanism, Social Support, and Lifestyle Factors.</w:t>
      </w:r>
    </w:p>
    <w:p w14:paraId="39E6C520" w14:textId="77777777" w:rsidR="00EC7E75" w:rsidRPr="00BF142D" w:rsidRDefault="00EC7E75" w:rsidP="00EC7E75">
      <w:pPr>
        <w:pStyle w:val="NoSpacing"/>
        <w:rPr>
          <w:rFonts w:ascii="Times New Roman" w:hAnsi="Times New Roman" w:cs="Times New Roman"/>
          <w:b/>
          <w:color w:val="000000"/>
        </w:rPr>
      </w:pPr>
    </w:p>
    <w:p w14:paraId="584577CA" w14:textId="302A69B0" w:rsidR="00255E03" w:rsidRDefault="00BD1380" w:rsidP="00EC7E75">
      <w:pPr>
        <w:pStyle w:val="NoSpacing"/>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 xml:space="preserve">1.4. </w:t>
      </w:r>
      <w:r w:rsidR="00255E03" w:rsidRPr="08FD0C10">
        <w:rPr>
          <w:rFonts w:ascii="Times New Roman" w:eastAsia="Times New Roman" w:hAnsi="Times New Roman" w:cs="Times New Roman"/>
          <w:b/>
          <w:bCs/>
          <w:color w:val="000000"/>
          <w:kern w:val="0"/>
          <w14:ligatures w14:val="none"/>
        </w:rPr>
        <w:t>Purpose</w:t>
      </w:r>
    </w:p>
    <w:p w14:paraId="515CD582" w14:textId="77777777" w:rsidR="00BF77A7" w:rsidRPr="00BF142D" w:rsidRDefault="00BF77A7" w:rsidP="00EC7E75">
      <w:pPr>
        <w:pStyle w:val="NoSpacing"/>
        <w:rPr>
          <w:rFonts w:ascii="Times New Roman" w:eastAsia="Times New Roman" w:hAnsi="Times New Roman" w:cs="Times New Roman"/>
          <w:b/>
          <w:bCs/>
          <w:color w:val="000000" w:themeColor="text1"/>
          <w:kern w:val="0"/>
          <w14:ligatures w14:val="none"/>
        </w:rPr>
      </w:pPr>
    </w:p>
    <w:p w14:paraId="4456F362" w14:textId="6FCE0771" w:rsidR="00255E03" w:rsidRPr="00BF77A7" w:rsidRDefault="0070503A" w:rsidP="00BF77A7">
      <w:pPr>
        <w:jc w:val="both"/>
        <w:rPr>
          <w:rFonts w:ascii="Times New Roman" w:eastAsia="Calibri" w:hAnsi="Times New Roman" w:cs="Gautami"/>
          <w:kern w:val="0"/>
          <w14:ligatures w14:val="none"/>
        </w:rPr>
      </w:pPr>
      <w:r w:rsidRPr="00BF142D">
        <w:rPr>
          <w:rFonts w:ascii="Times New Roman" w:eastAsia="Calibri" w:hAnsi="Times New Roman" w:cs="Times New Roman"/>
          <w:kern w:val="0"/>
          <w14:ligatures w14:val="none"/>
        </w:rPr>
        <w:t>Predictive modeling of panic disorder through machine learning aims to detect and intervene early in individuals at risk,</w:t>
      </w:r>
      <w:r w:rsidRPr="579765CF">
        <w:rPr>
          <w:rFonts w:ascii="Times New Roman" w:eastAsia="Calibri" w:hAnsi="Times New Roman" w:cs="Gautami"/>
          <w:kern w:val="0"/>
          <w14:ligatures w14:val="none"/>
        </w:rPr>
        <w:t xml:space="preserve"> improving mental health outcomes. By analyzing user profiles, personalized treatment plans can be devised, optimizing therapeutic approaches. Resource allocation in healthcare can be enhanced, directing interventions to those with a higher likelihood of developing panic disorder. This approach contributes to destigmatizing mental health issues, providing an objective and data-driven perspective. Additionally, it aids in public health planning, identifying demographic and environmental factors associated with panic disorder. The integration of technology, particularly machine learning, showcases its potential in mental health assessments. Ethical considerations, including data privacy and consent, must be prioritized in projects involving mental health data. Collaboration with mental health professionals is crucial for accurate and ethical model implementation. Ultimately, it seeks to contribute to a more informed, proactive, and compassionate approach to mental health. the results of this project aim to contribute to a more informed, proactive, and compassionate approach to mental health, potentially revolutionizing how we understand, prevent, and address panic disorder.</w:t>
      </w:r>
    </w:p>
    <w:p w14:paraId="6FE52A93" w14:textId="32955ABE" w:rsidR="579765CF" w:rsidRDefault="579765CF" w:rsidP="579765CF">
      <w:pPr>
        <w:jc w:val="both"/>
        <w:rPr>
          <w:rFonts w:ascii="Times New Roman" w:eastAsia="Calibri" w:hAnsi="Times New Roman" w:cs="Gautami"/>
        </w:rPr>
      </w:pPr>
    </w:p>
    <w:p w14:paraId="5BE3FF8D" w14:textId="3F147C11" w:rsidR="00BF3BC9" w:rsidRPr="0020098D" w:rsidRDefault="005932D5" w:rsidP="0020098D">
      <w:pPr>
        <w:pStyle w:val="NoSpacing"/>
        <w:rPr>
          <w:rFonts w:ascii="Times New Roman" w:hAnsi="Times New Roman" w:cs="Times New Roman"/>
          <w:b/>
          <w:bCs/>
        </w:rPr>
      </w:pPr>
      <w:r w:rsidRPr="0020098D">
        <w:rPr>
          <w:rFonts w:ascii="Times New Roman" w:hAnsi="Times New Roman" w:cs="Times New Roman"/>
          <w:b/>
          <w:bCs/>
        </w:rPr>
        <w:t>2</w:t>
      </w:r>
      <w:r w:rsidR="6F65AD73" w:rsidRPr="0020098D">
        <w:rPr>
          <w:rFonts w:ascii="Times New Roman" w:hAnsi="Times New Roman" w:cs="Times New Roman"/>
          <w:b/>
          <w:bCs/>
        </w:rPr>
        <w:t>.</w:t>
      </w:r>
      <w:r w:rsidRPr="0020098D">
        <w:rPr>
          <w:rFonts w:ascii="Times New Roman" w:hAnsi="Times New Roman" w:cs="Times New Roman"/>
          <w:b/>
          <w:bCs/>
        </w:rPr>
        <w:t xml:space="preserve"> Methodology</w:t>
      </w:r>
      <w:r w:rsidRPr="0020098D">
        <w:rPr>
          <w:rFonts w:ascii="Times New Roman" w:hAnsi="Times New Roman" w:cs="Times New Roman"/>
          <w:b/>
          <w:bCs/>
        </w:rPr>
        <w:br/>
        <w:t xml:space="preserve">2.1 Steps of the Project </w:t>
      </w:r>
    </w:p>
    <w:p w14:paraId="3F54C45D" w14:textId="77777777" w:rsidR="0020098D" w:rsidRPr="0020098D" w:rsidRDefault="0020098D" w:rsidP="0020098D">
      <w:pPr>
        <w:pStyle w:val="NoSpacing"/>
        <w:rPr>
          <w:rFonts w:ascii="Times New Roman" w:hAnsi="Times New Roman" w:cs="Times New Roman"/>
        </w:rPr>
      </w:pPr>
    </w:p>
    <w:p w14:paraId="6651CD39" w14:textId="40B6C09E" w:rsidR="7A2E1F27" w:rsidRPr="0020098D" w:rsidRDefault="7A2E1F27" w:rsidP="0020098D">
      <w:pPr>
        <w:pStyle w:val="NoSpacing"/>
        <w:numPr>
          <w:ilvl w:val="0"/>
          <w:numId w:val="39"/>
        </w:numPr>
        <w:rPr>
          <w:rFonts w:ascii="Times New Roman" w:hAnsi="Times New Roman" w:cs="Times New Roman"/>
          <w:u w:val="single"/>
        </w:rPr>
      </w:pPr>
      <w:r w:rsidRPr="0020098D">
        <w:rPr>
          <w:rFonts w:ascii="Times New Roman" w:hAnsi="Times New Roman" w:cs="Times New Roman"/>
          <w:u w:val="single"/>
        </w:rPr>
        <w:t xml:space="preserve">Data Cleaning and </w:t>
      </w:r>
      <w:r w:rsidR="000B3F49" w:rsidRPr="0020098D">
        <w:rPr>
          <w:rFonts w:ascii="Times New Roman" w:hAnsi="Times New Roman" w:cs="Times New Roman"/>
          <w:u w:val="single"/>
        </w:rPr>
        <w:t>E</w:t>
      </w:r>
      <w:r w:rsidRPr="0020098D">
        <w:rPr>
          <w:rFonts w:ascii="Times New Roman" w:hAnsi="Times New Roman" w:cs="Times New Roman"/>
          <w:u w:val="single"/>
        </w:rPr>
        <w:t>xtraction:</w:t>
      </w:r>
    </w:p>
    <w:p w14:paraId="1DFDDD5C" w14:textId="75CC6A87" w:rsidR="7A2E1F27" w:rsidRPr="0020098D" w:rsidRDefault="7A2E1F27" w:rsidP="0020098D">
      <w:pPr>
        <w:pStyle w:val="NoSpacing"/>
        <w:rPr>
          <w:rFonts w:ascii="Times New Roman" w:hAnsi="Times New Roman" w:cs="Times New Roman"/>
        </w:rPr>
      </w:pPr>
      <w:r w:rsidRPr="0020098D">
        <w:rPr>
          <w:rFonts w:ascii="Times New Roman" w:hAnsi="Times New Roman" w:cs="Times New Roman"/>
        </w:rPr>
        <w:t xml:space="preserve">             Looking for missin</w:t>
      </w:r>
      <w:r w:rsidR="4CE7D00F" w:rsidRPr="0020098D">
        <w:rPr>
          <w:rFonts w:ascii="Times New Roman" w:hAnsi="Times New Roman" w:cs="Times New Roman"/>
        </w:rPr>
        <w:t>g</w:t>
      </w:r>
      <w:r w:rsidR="01E9D3E1" w:rsidRPr="0020098D">
        <w:rPr>
          <w:rFonts w:ascii="Times New Roman" w:hAnsi="Times New Roman" w:cs="Times New Roman"/>
        </w:rPr>
        <w:t xml:space="preserve"> values </w:t>
      </w:r>
      <w:r w:rsidR="182D2BDC" w:rsidRPr="0020098D">
        <w:rPr>
          <w:rFonts w:ascii="Times New Roman" w:hAnsi="Times New Roman" w:cs="Times New Roman"/>
        </w:rPr>
        <w:t xml:space="preserve">and tackling them </w:t>
      </w:r>
      <w:r w:rsidR="01E9D3E1" w:rsidRPr="0020098D">
        <w:rPr>
          <w:rFonts w:ascii="Times New Roman" w:hAnsi="Times New Roman" w:cs="Times New Roman"/>
        </w:rPr>
        <w:t>using mode and duplicate values</w:t>
      </w:r>
      <w:r w:rsidR="5FEEDD0E" w:rsidRPr="0020098D">
        <w:rPr>
          <w:rFonts w:ascii="Times New Roman" w:hAnsi="Times New Roman" w:cs="Times New Roman"/>
        </w:rPr>
        <w:t>.</w:t>
      </w:r>
      <w:r w:rsidR="38E5C416" w:rsidRPr="0020098D">
        <w:rPr>
          <w:rFonts w:ascii="Times New Roman" w:hAnsi="Times New Roman" w:cs="Times New Roman"/>
        </w:rPr>
        <w:t xml:space="preserve"> </w:t>
      </w:r>
    </w:p>
    <w:p w14:paraId="14666247" w14:textId="0185D4B9" w:rsidR="38E5C416" w:rsidRPr="0020098D" w:rsidRDefault="38E5C416" w:rsidP="0020098D">
      <w:pPr>
        <w:pStyle w:val="NoSpacing"/>
        <w:rPr>
          <w:rFonts w:ascii="Times New Roman" w:hAnsi="Times New Roman" w:cs="Times New Roman"/>
        </w:rPr>
      </w:pPr>
      <w:r w:rsidRPr="0020098D">
        <w:rPr>
          <w:rFonts w:ascii="Times New Roman" w:hAnsi="Times New Roman" w:cs="Times New Roman"/>
        </w:rPr>
        <w:t xml:space="preserve">             Index</w:t>
      </w:r>
      <w:r w:rsidR="4A3391AA" w:rsidRPr="0020098D">
        <w:rPr>
          <w:rFonts w:ascii="Times New Roman" w:hAnsi="Times New Roman" w:cs="Times New Roman"/>
        </w:rPr>
        <w:t>ed</w:t>
      </w:r>
      <w:r w:rsidRPr="0020098D">
        <w:rPr>
          <w:rFonts w:ascii="Times New Roman" w:hAnsi="Times New Roman" w:cs="Times New Roman"/>
        </w:rPr>
        <w:t xml:space="preserve"> relevant</w:t>
      </w:r>
      <w:r w:rsidR="0271E078" w:rsidRPr="0020098D">
        <w:rPr>
          <w:rFonts w:ascii="Times New Roman" w:hAnsi="Times New Roman" w:cs="Times New Roman"/>
        </w:rPr>
        <w:t xml:space="preserve"> </w:t>
      </w:r>
      <w:r w:rsidR="0077542D" w:rsidRPr="0020098D">
        <w:rPr>
          <w:rFonts w:ascii="Times New Roman" w:hAnsi="Times New Roman" w:cs="Times New Roman"/>
        </w:rPr>
        <w:t>columns</w:t>
      </w:r>
      <w:r w:rsidR="0271E078" w:rsidRPr="0020098D">
        <w:rPr>
          <w:rFonts w:ascii="Times New Roman" w:hAnsi="Times New Roman" w:cs="Times New Roman"/>
        </w:rPr>
        <w:t xml:space="preserve"> </w:t>
      </w:r>
      <w:r w:rsidR="061DB13F" w:rsidRPr="0020098D">
        <w:rPr>
          <w:rFonts w:ascii="Times New Roman" w:hAnsi="Times New Roman" w:cs="Times New Roman"/>
        </w:rPr>
        <w:t xml:space="preserve">and scaled the </w:t>
      </w:r>
      <w:r w:rsidR="003050B1" w:rsidRPr="0020098D">
        <w:rPr>
          <w:rFonts w:ascii="Times New Roman" w:hAnsi="Times New Roman" w:cs="Times New Roman"/>
        </w:rPr>
        <w:t>data.</w:t>
      </w:r>
    </w:p>
    <w:p w14:paraId="3C768D21" w14:textId="2BA4FB63" w:rsidR="38E5C416" w:rsidRPr="0020098D" w:rsidRDefault="38E5C416" w:rsidP="00C55A78">
      <w:pPr>
        <w:jc w:val="both"/>
        <w:rPr>
          <w:rFonts w:ascii="Times New Roman" w:hAnsi="Times New Roman" w:cs="Times New Roman"/>
        </w:rPr>
      </w:pPr>
      <w:r w:rsidRPr="0020098D">
        <w:rPr>
          <w:rFonts w:ascii="Times New Roman" w:hAnsi="Times New Roman" w:cs="Times New Roman"/>
        </w:rPr>
        <w:t xml:space="preserve"> </w:t>
      </w:r>
    </w:p>
    <w:p w14:paraId="4E5245A6" w14:textId="6D0CD141" w:rsidR="628AA10D" w:rsidRPr="00C55A78" w:rsidRDefault="628AA10D" w:rsidP="00C55A78">
      <w:pPr>
        <w:pStyle w:val="ListParagraph"/>
        <w:numPr>
          <w:ilvl w:val="0"/>
          <w:numId w:val="29"/>
        </w:numPr>
        <w:jc w:val="both"/>
        <w:rPr>
          <w:rFonts w:ascii="Times New Roman" w:hAnsi="Times New Roman" w:cs="Times New Roman"/>
          <w:u w:val="single"/>
        </w:rPr>
      </w:pPr>
      <w:r w:rsidRPr="00C55A78">
        <w:rPr>
          <w:rFonts w:ascii="Times New Roman" w:hAnsi="Times New Roman" w:cs="Times New Roman"/>
          <w:u w:val="single"/>
        </w:rPr>
        <w:t>Data Visualization:</w:t>
      </w:r>
    </w:p>
    <w:p w14:paraId="501EE84A" w14:textId="1FF7AB31" w:rsidR="628AA10D" w:rsidRPr="00C55A78" w:rsidRDefault="628AA10D" w:rsidP="00C55A78">
      <w:pPr>
        <w:jc w:val="both"/>
        <w:rPr>
          <w:rFonts w:ascii="Times New Roman" w:hAnsi="Times New Roman" w:cs="Times New Roman"/>
        </w:rPr>
      </w:pPr>
      <w:r w:rsidRPr="00C55A78">
        <w:rPr>
          <w:rFonts w:ascii="Times New Roman" w:hAnsi="Times New Roman" w:cs="Times New Roman"/>
        </w:rPr>
        <w:t xml:space="preserve">              </w:t>
      </w:r>
      <w:r w:rsidR="42896297" w:rsidRPr="00C55A78">
        <w:rPr>
          <w:rFonts w:ascii="Times New Roman" w:hAnsi="Times New Roman" w:cs="Times New Roman"/>
        </w:rPr>
        <w:t>Used Mat plot Lib for correlation matrix.</w:t>
      </w:r>
    </w:p>
    <w:p w14:paraId="23F006CF" w14:textId="1CBAD905" w:rsidR="42896297" w:rsidRPr="00C55A78" w:rsidRDefault="42896297" w:rsidP="00C55A78">
      <w:pPr>
        <w:jc w:val="both"/>
        <w:rPr>
          <w:rFonts w:ascii="Times New Roman" w:hAnsi="Times New Roman" w:cs="Times New Roman"/>
        </w:rPr>
      </w:pPr>
      <w:r w:rsidRPr="00C55A78">
        <w:rPr>
          <w:rFonts w:ascii="Times New Roman" w:hAnsi="Times New Roman" w:cs="Times New Roman"/>
        </w:rPr>
        <w:t xml:space="preserve">              Plotted the count graph to understand the target column.</w:t>
      </w:r>
    </w:p>
    <w:p w14:paraId="3A7CF6D2" w14:textId="32B4CEF9" w:rsidR="42896297" w:rsidRPr="00C55A78" w:rsidRDefault="42896297" w:rsidP="00C55A78">
      <w:pPr>
        <w:jc w:val="both"/>
        <w:rPr>
          <w:rFonts w:ascii="Times New Roman" w:hAnsi="Times New Roman" w:cs="Times New Roman"/>
        </w:rPr>
      </w:pPr>
      <w:r w:rsidRPr="00C55A78">
        <w:rPr>
          <w:rFonts w:ascii="Times New Roman" w:hAnsi="Times New Roman" w:cs="Times New Roman"/>
        </w:rPr>
        <w:t xml:space="preserve">              Box plot to visualize the numeric data vs the target variable.</w:t>
      </w:r>
    </w:p>
    <w:p w14:paraId="111AD2B9" w14:textId="7503B19C" w:rsidR="42896297" w:rsidRPr="00C55A78" w:rsidRDefault="42896297" w:rsidP="00C55A78">
      <w:pPr>
        <w:jc w:val="both"/>
        <w:rPr>
          <w:rFonts w:ascii="Times New Roman" w:hAnsi="Times New Roman" w:cs="Times New Roman"/>
        </w:rPr>
      </w:pPr>
      <w:r w:rsidRPr="00C55A78">
        <w:rPr>
          <w:rFonts w:ascii="Times New Roman" w:hAnsi="Times New Roman" w:cs="Times New Roman"/>
        </w:rPr>
        <w:t xml:space="preserve">              Used seaborn for plotting </w:t>
      </w:r>
      <w:r w:rsidR="00E64488" w:rsidRPr="00C55A78">
        <w:rPr>
          <w:rFonts w:ascii="Times New Roman" w:hAnsi="Times New Roman" w:cs="Times New Roman"/>
        </w:rPr>
        <w:t xml:space="preserve">the </w:t>
      </w:r>
      <w:r w:rsidRPr="00C55A78">
        <w:rPr>
          <w:rFonts w:ascii="Times New Roman" w:hAnsi="Times New Roman" w:cs="Times New Roman"/>
        </w:rPr>
        <w:t>confusion matrix of the different models.</w:t>
      </w:r>
    </w:p>
    <w:p w14:paraId="25523637" w14:textId="4A867CDF" w:rsidR="09F345D9" w:rsidRPr="00C55A78" w:rsidRDefault="09F345D9" w:rsidP="00C55A78">
      <w:pPr>
        <w:jc w:val="both"/>
        <w:rPr>
          <w:rFonts w:ascii="Times New Roman" w:hAnsi="Times New Roman" w:cs="Times New Roman"/>
        </w:rPr>
      </w:pPr>
    </w:p>
    <w:p w14:paraId="79500411" w14:textId="51CC2D11" w:rsidR="7912AFAD" w:rsidRPr="00C55A78" w:rsidRDefault="7912AFAD" w:rsidP="00C55A78">
      <w:pPr>
        <w:pStyle w:val="ListParagraph"/>
        <w:numPr>
          <w:ilvl w:val="0"/>
          <w:numId w:val="28"/>
        </w:numPr>
        <w:jc w:val="both"/>
        <w:rPr>
          <w:rFonts w:ascii="Times New Roman" w:hAnsi="Times New Roman" w:cs="Times New Roman"/>
          <w:u w:val="single"/>
        </w:rPr>
      </w:pPr>
      <w:r w:rsidRPr="00C55A78">
        <w:rPr>
          <w:rFonts w:ascii="Times New Roman" w:hAnsi="Times New Roman" w:cs="Times New Roman"/>
          <w:u w:val="single"/>
        </w:rPr>
        <w:t xml:space="preserve">Fitting Machine </w:t>
      </w:r>
      <w:r w:rsidR="000B3F49" w:rsidRPr="00C55A78">
        <w:rPr>
          <w:rFonts w:ascii="Times New Roman" w:hAnsi="Times New Roman" w:cs="Times New Roman"/>
          <w:u w:val="single"/>
        </w:rPr>
        <w:t>Learning Models</w:t>
      </w:r>
      <w:r w:rsidRPr="00C55A78">
        <w:rPr>
          <w:rFonts w:ascii="Times New Roman" w:hAnsi="Times New Roman" w:cs="Times New Roman"/>
          <w:u w:val="single"/>
        </w:rPr>
        <w:t>:</w:t>
      </w:r>
    </w:p>
    <w:p w14:paraId="0A581220" w14:textId="6C63F0BF" w:rsidR="7912AFAD" w:rsidRPr="00C55A78" w:rsidRDefault="7912AFAD" w:rsidP="00C55A78">
      <w:pPr>
        <w:ind w:left="720"/>
        <w:jc w:val="both"/>
        <w:rPr>
          <w:rFonts w:ascii="Times New Roman" w:hAnsi="Times New Roman" w:cs="Times New Roman"/>
        </w:rPr>
      </w:pPr>
      <w:r w:rsidRPr="00C55A78">
        <w:rPr>
          <w:rFonts w:ascii="Times New Roman" w:hAnsi="Times New Roman" w:cs="Times New Roman"/>
        </w:rPr>
        <w:t xml:space="preserve">We chose </w:t>
      </w:r>
      <w:r w:rsidR="5DE4779A" w:rsidRPr="00C55A78">
        <w:rPr>
          <w:rFonts w:ascii="Times New Roman" w:hAnsi="Times New Roman" w:cs="Times New Roman"/>
        </w:rPr>
        <w:t xml:space="preserve">Logistic regression as our outcomes were expected to be binary. Decision trees </w:t>
      </w:r>
      <w:r w:rsidR="6FF60E09" w:rsidRPr="00C55A78">
        <w:rPr>
          <w:rFonts w:ascii="Times New Roman" w:hAnsi="Times New Roman" w:cs="Times New Roman"/>
        </w:rPr>
        <w:t xml:space="preserve">and </w:t>
      </w:r>
      <w:r w:rsidR="2B37ECD9" w:rsidRPr="00C55A78">
        <w:rPr>
          <w:rFonts w:ascii="Times New Roman" w:hAnsi="Times New Roman" w:cs="Times New Roman"/>
        </w:rPr>
        <w:t>Random Forest are versatile machine-learning models capable of performing both regression and classification tasks</w:t>
      </w:r>
      <w:r w:rsidR="5E534044" w:rsidRPr="00C55A78">
        <w:rPr>
          <w:rFonts w:ascii="Times New Roman" w:hAnsi="Times New Roman" w:cs="Times New Roman"/>
        </w:rPr>
        <w:t>. XGBoost</w:t>
      </w:r>
      <w:r w:rsidR="496B34B7" w:rsidRPr="00C55A78">
        <w:rPr>
          <w:rFonts w:ascii="Times New Roman" w:hAnsi="Times New Roman" w:cs="Times New Roman"/>
        </w:rPr>
        <w:t xml:space="preserve"> </w:t>
      </w:r>
      <w:r w:rsidR="39F0F315" w:rsidRPr="00C55A78">
        <w:rPr>
          <w:rFonts w:ascii="Times New Roman" w:hAnsi="Times New Roman" w:cs="Times New Roman"/>
        </w:rPr>
        <w:t>is designed for efficient and scalable training of machine learning models</w:t>
      </w:r>
      <w:r w:rsidR="165F1460" w:rsidRPr="00C55A78">
        <w:rPr>
          <w:rFonts w:ascii="Times New Roman" w:hAnsi="Times New Roman" w:cs="Times New Roman"/>
        </w:rPr>
        <w:t>.</w:t>
      </w:r>
    </w:p>
    <w:p w14:paraId="4F066E4E" w14:textId="457C77F5" w:rsidR="7912AFAD" w:rsidRPr="00C55A78" w:rsidRDefault="7912AFAD" w:rsidP="00C55A78">
      <w:pPr>
        <w:ind w:left="720"/>
        <w:jc w:val="both"/>
        <w:rPr>
          <w:rFonts w:ascii="Times New Roman" w:hAnsi="Times New Roman" w:cs="Times New Roman"/>
        </w:rPr>
      </w:pPr>
    </w:p>
    <w:p w14:paraId="46638D44" w14:textId="60A449AE" w:rsidR="7912AFAD" w:rsidRPr="00C55A78" w:rsidRDefault="5DE4779A" w:rsidP="00C55A78">
      <w:pPr>
        <w:pStyle w:val="ListParagraph"/>
        <w:numPr>
          <w:ilvl w:val="0"/>
          <w:numId w:val="33"/>
        </w:numPr>
        <w:jc w:val="both"/>
        <w:rPr>
          <w:rFonts w:ascii="Times New Roman" w:hAnsi="Times New Roman" w:cs="Times New Roman"/>
          <w:u w:val="single"/>
        </w:rPr>
      </w:pPr>
      <w:r w:rsidRPr="00C55A78">
        <w:rPr>
          <w:rFonts w:ascii="Times New Roman" w:hAnsi="Times New Roman" w:cs="Times New Roman"/>
        </w:rPr>
        <w:t xml:space="preserve"> </w:t>
      </w:r>
      <w:r w:rsidR="7DA150B1" w:rsidRPr="00C55A78">
        <w:rPr>
          <w:rFonts w:ascii="Times New Roman" w:hAnsi="Times New Roman" w:cs="Times New Roman"/>
          <w:u w:val="single"/>
        </w:rPr>
        <w:t xml:space="preserve">Performing </w:t>
      </w:r>
      <w:r w:rsidR="000B3F49" w:rsidRPr="00C55A78">
        <w:rPr>
          <w:rFonts w:ascii="Times New Roman" w:hAnsi="Times New Roman" w:cs="Times New Roman"/>
          <w:u w:val="single"/>
        </w:rPr>
        <w:t>A</w:t>
      </w:r>
      <w:r w:rsidR="7DA150B1" w:rsidRPr="00C55A78">
        <w:rPr>
          <w:rFonts w:ascii="Times New Roman" w:hAnsi="Times New Roman" w:cs="Times New Roman"/>
          <w:u w:val="single"/>
        </w:rPr>
        <w:t>nalysis of the Models:</w:t>
      </w:r>
    </w:p>
    <w:p w14:paraId="5DDE4503" w14:textId="7264A59D" w:rsidR="7DA150B1" w:rsidRPr="00C55A78" w:rsidRDefault="7DA150B1" w:rsidP="08FD0C10">
      <w:pPr>
        <w:spacing w:line="259" w:lineRule="auto"/>
        <w:ind w:left="720"/>
        <w:jc w:val="both"/>
        <w:rPr>
          <w:rFonts w:ascii="Times New Roman" w:hAnsi="Times New Roman" w:cs="Times New Roman"/>
        </w:rPr>
      </w:pPr>
      <w:r w:rsidRPr="00C55A78">
        <w:rPr>
          <w:rFonts w:ascii="Times New Roman" w:hAnsi="Times New Roman" w:cs="Times New Roman"/>
        </w:rPr>
        <w:t>Calculated the accuracy of each model and concluded which is the best among them.</w:t>
      </w:r>
    </w:p>
    <w:p w14:paraId="2007B37D" w14:textId="660260F9" w:rsidR="4DDF0DEA" w:rsidRPr="00C55A78" w:rsidRDefault="4DDF0DEA" w:rsidP="08FD0C10">
      <w:pPr>
        <w:spacing w:line="259" w:lineRule="auto"/>
        <w:ind w:left="720"/>
        <w:jc w:val="both"/>
        <w:rPr>
          <w:rFonts w:ascii="Times New Roman" w:hAnsi="Times New Roman" w:cs="Times New Roman"/>
        </w:rPr>
      </w:pPr>
    </w:p>
    <w:p w14:paraId="2A7D908A" w14:textId="5E12A184" w:rsidR="005932D5" w:rsidRPr="00C55A78" w:rsidRDefault="6FFDC2F3" w:rsidP="00C55A78">
      <w:pPr>
        <w:pStyle w:val="ListParagraph"/>
        <w:numPr>
          <w:ilvl w:val="0"/>
          <w:numId w:val="31"/>
        </w:numPr>
        <w:jc w:val="both"/>
        <w:rPr>
          <w:rFonts w:ascii="Times New Roman" w:hAnsi="Times New Roman" w:cs="Times New Roman"/>
        </w:rPr>
      </w:pPr>
      <w:r w:rsidRPr="00C55A78">
        <w:rPr>
          <w:rFonts w:ascii="Times New Roman" w:hAnsi="Times New Roman" w:cs="Times New Roman"/>
        </w:rPr>
        <w:t xml:space="preserve">Rejected the Null </w:t>
      </w:r>
      <w:r w:rsidR="000B3F49" w:rsidRPr="00C55A78">
        <w:rPr>
          <w:rFonts w:ascii="Times New Roman" w:hAnsi="Times New Roman" w:cs="Times New Roman"/>
        </w:rPr>
        <w:t>H</w:t>
      </w:r>
      <w:r w:rsidR="6BBC1385" w:rsidRPr="00C55A78">
        <w:rPr>
          <w:rFonts w:ascii="Times New Roman" w:hAnsi="Times New Roman" w:cs="Times New Roman"/>
        </w:rPr>
        <w:t>ypothesis</w:t>
      </w:r>
      <w:r w:rsidR="000B3F49" w:rsidRPr="00C55A78">
        <w:rPr>
          <w:rFonts w:ascii="Times New Roman" w:hAnsi="Times New Roman" w:cs="Times New Roman"/>
        </w:rPr>
        <w:t xml:space="preserve">. </w:t>
      </w:r>
    </w:p>
    <w:p w14:paraId="70A39960" w14:textId="77777777" w:rsidR="005932D5" w:rsidRDefault="005932D5"/>
    <w:p w14:paraId="63621158" w14:textId="77777777" w:rsidR="005932D5" w:rsidRDefault="005932D5"/>
    <w:p w14:paraId="14A75D05" w14:textId="77777777" w:rsidR="005932D5" w:rsidRPr="00830EFB" w:rsidRDefault="005932D5" w:rsidP="005932D5">
      <w:pPr>
        <w:pStyle w:val="NormalWeb"/>
        <w:rPr>
          <w:sz w:val="32"/>
          <w:szCs w:val="32"/>
        </w:rPr>
      </w:pPr>
      <w:r w:rsidRPr="08FD0C10">
        <w:rPr>
          <w:b/>
          <w:bCs/>
        </w:rPr>
        <w:t xml:space="preserve">2.2 Original Team Members and Responsibilities </w:t>
      </w:r>
    </w:p>
    <w:p w14:paraId="7C325500" w14:textId="75807CB4" w:rsidR="005932D5" w:rsidRPr="00BF763A" w:rsidRDefault="005932D5" w:rsidP="00BF763A">
      <w:pPr>
        <w:pStyle w:val="NormalWeb"/>
        <w:jc w:val="both"/>
      </w:pPr>
      <w:r w:rsidRPr="00BF763A">
        <w:t xml:space="preserve">Our team had fantastic support, with everyone actively participating in the project. We held regular meetings and for those who couldn't make it, we made sure to update notes </w:t>
      </w:r>
      <w:r w:rsidR="00BF763A" w:rsidRPr="00BF763A">
        <w:t>or send recordings of the session</w:t>
      </w:r>
      <w:r w:rsidRPr="00BF763A">
        <w:t>. This helped us keep track of our project and get feedback from our professors and TAs to monitor our progress</w:t>
      </w:r>
      <w:r w:rsidR="00BF763A" w:rsidRPr="00BF763A">
        <w:t>. Microsoft Teams was handy for uploading files, recording meetings, and discussing everyone's viewpoints. It made coordination much smoother</w:t>
      </w:r>
      <w:r w:rsidRPr="00BF763A">
        <w:t>. Besides the lectures, we shared YouTube videos in our group to cater to different backgrounds and knowledge levels in Python</w:t>
      </w:r>
      <w:r w:rsidR="00BF763A" w:rsidRPr="00BF763A">
        <w:t xml:space="preserve"> and Machine learning</w:t>
      </w:r>
      <w:r w:rsidRPr="00BF763A">
        <w:t>.</w:t>
      </w:r>
    </w:p>
    <w:p w14:paraId="680CF6B9" w14:textId="051CDB3B" w:rsidR="08FD0C10" w:rsidRDefault="00BF763A" w:rsidP="005A54A4">
      <w:pPr>
        <w:pStyle w:val="NormalWeb"/>
      </w:pPr>
      <w:r w:rsidRPr="00BF763A">
        <w:t xml:space="preserve">Our team has a diverse set of skills and backgrounds. Below is the list of team members we had for the project, as well as the responsibilities we agreed on at the beginning of the project. </w:t>
      </w:r>
    </w:p>
    <w:p w14:paraId="4DF3F0B1" w14:textId="7AB2D09B" w:rsidR="57B68279" w:rsidRDefault="57B68279" w:rsidP="57B68279">
      <w:pPr>
        <w:pStyle w:val="NormalWeb"/>
      </w:pPr>
    </w:p>
    <w:tbl>
      <w:tblPr>
        <w:tblW w:w="10796" w:type="dxa"/>
        <w:tblInd w:w="-640" w:type="dxa"/>
        <w:tblLook w:val="04A0" w:firstRow="1" w:lastRow="0" w:firstColumn="1" w:lastColumn="0" w:noHBand="0" w:noVBand="1"/>
      </w:tblPr>
      <w:tblGrid>
        <w:gridCol w:w="2496"/>
        <w:gridCol w:w="1588"/>
        <w:gridCol w:w="1292"/>
        <w:gridCol w:w="1523"/>
        <w:gridCol w:w="1319"/>
        <w:gridCol w:w="1322"/>
        <w:gridCol w:w="1372"/>
      </w:tblGrid>
      <w:tr w:rsidR="005932D5" w:rsidRPr="00C55A78" w14:paraId="5BF61EC2" w14:textId="77777777" w:rsidTr="08FD0C10">
        <w:trPr>
          <w:trHeight w:val="405"/>
        </w:trPr>
        <w:tc>
          <w:tcPr>
            <w:tcW w:w="2380" w:type="dxa"/>
            <w:tcBorders>
              <w:top w:val="single" w:sz="4" w:space="0" w:color="auto"/>
              <w:left w:val="single" w:sz="8" w:space="0" w:color="auto"/>
              <w:bottom w:val="single" w:sz="4" w:space="0" w:color="auto"/>
              <w:right w:val="single" w:sz="4" w:space="0" w:color="auto"/>
            </w:tcBorders>
            <w:noWrap/>
            <w:tcMar>
              <w:top w:w="15" w:type="dxa"/>
              <w:left w:w="108" w:type="dxa"/>
              <w:bottom w:w="15" w:type="dxa"/>
              <w:right w:w="108" w:type="dxa"/>
            </w:tcMar>
            <w:vAlign w:val="center"/>
            <w:hideMark/>
          </w:tcPr>
          <w:p w14:paraId="2C0E660B" w14:textId="77777777" w:rsidR="005932D5" w:rsidRPr="00C55A78" w:rsidRDefault="005932D5" w:rsidP="08FD0C10">
            <w:pPr>
              <w:rPr>
                <w:rFonts w:ascii="Times New Roman" w:eastAsia="Times New Roman" w:hAnsi="Times New Roman" w:cs="Times New Roman"/>
                <w:b/>
                <w:bCs/>
                <w:color w:val="000000"/>
                <w:kern w:val="0"/>
                <w14:ligatures w14:val="none"/>
              </w:rPr>
            </w:pPr>
            <w:r w:rsidRPr="00C55A78">
              <w:rPr>
                <w:rFonts w:ascii="Times New Roman" w:eastAsia="Times New Roman" w:hAnsi="Times New Roman" w:cs="Times New Roman"/>
                <w:b/>
                <w:bCs/>
                <w:color w:val="000000"/>
                <w:kern w:val="0"/>
                <w14:ligatures w14:val="none"/>
              </w:rPr>
              <w:t>Tasks</w:t>
            </w:r>
          </w:p>
        </w:tc>
        <w:tc>
          <w:tcPr>
            <w:tcW w:w="1588"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3F6D7E7A" w14:textId="4CAFDACC" w:rsidR="005932D5" w:rsidRPr="00C55A78" w:rsidRDefault="005932D5" w:rsidP="08FD0C10">
            <w:pPr>
              <w:rPr>
                <w:rFonts w:ascii="Times New Roman" w:eastAsia="Times New Roman" w:hAnsi="Times New Roman" w:cs="Times New Roman"/>
                <w:b/>
                <w:bCs/>
                <w:color w:val="000000"/>
                <w:kern w:val="0"/>
                <w14:ligatures w14:val="none"/>
              </w:rPr>
            </w:pPr>
            <w:r w:rsidRPr="00C55A78">
              <w:rPr>
                <w:rFonts w:ascii="Times New Roman" w:eastAsia="Times New Roman" w:hAnsi="Times New Roman" w:cs="Times New Roman"/>
                <w:b/>
                <w:bCs/>
                <w:color w:val="000000"/>
                <w:kern w:val="0"/>
                <w14:ligatures w14:val="none"/>
              </w:rPr>
              <w:t>Samantha Sanjeev</w:t>
            </w:r>
          </w:p>
        </w:tc>
        <w:tc>
          <w:tcPr>
            <w:tcW w:w="1292"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6699EDED" w14:textId="4A2528EC" w:rsidR="005932D5" w:rsidRPr="00C55A78" w:rsidRDefault="005932D5" w:rsidP="08FD0C10">
            <w:pPr>
              <w:rPr>
                <w:rFonts w:ascii="Times New Roman" w:eastAsia="Times New Roman" w:hAnsi="Times New Roman" w:cs="Times New Roman"/>
                <w:b/>
                <w:bCs/>
                <w:color w:val="000000"/>
                <w:kern w:val="0"/>
                <w14:ligatures w14:val="none"/>
              </w:rPr>
            </w:pPr>
            <w:r w:rsidRPr="00C55A78">
              <w:rPr>
                <w:rFonts w:ascii="Times New Roman" w:eastAsia="Times New Roman" w:hAnsi="Times New Roman" w:cs="Times New Roman"/>
                <w:b/>
                <w:bCs/>
                <w:color w:val="000000"/>
                <w:kern w:val="0"/>
                <w14:ligatures w14:val="none"/>
              </w:rPr>
              <w:t>Amatul Raheem Safia</w:t>
            </w:r>
          </w:p>
        </w:tc>
        <w:tc>
          <w:tcPr>
            <w:tcW w:w="1523"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3A49949C" w14:textId="77777777" w:rsidR="005932D5" w:rsidRPr="00C55A78" w:rsidRDefault="005932D5" w:rsidP="08FD0C10">
            <w:pPr>
              <w:rPr>
                <w:rFonts w:ascii="Times New Roman" w:eastAsia="Times New Roman" w:hAnsi="Times New Roman" w:cs="Times New Roman"/>
                <w:b/>
                <w:bCs/>
                <w:color w:val="000000"/>
                <w:kern w:val="0"/>
                <w14:ligatures w14:val="none"/>
              </w:rPr>
            </w:pPr>
            <w:r w:rsidRPr="00C55A78">
              <w:rPr>
                <w:rFonts w:ascii="Times New Roman" w:eastAsia="Times New Roman" w:hAnsi="Times New Roman" w:cs="Times New Roman"/>
                <w:b/>
                <w:bCs/>
                <w:color w:val="000000"/>
                <w:kern w:val="0"/>
                <w14:ligatures w14:val="none"/>
              </w:rPr>
              <w:t>Neha Kowtharapu</w:t>
            </w:r>
          </w:p>
        </w:tc>
        <w:tc>
          <w:tcPr>
            <w:tcW w:w="1319"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33D6F3A6" w14:textId="77777777" w:rsidR="005932D5" w:rsidRPr="00C55A78" w:rsidRDefault="005932D5" w:rsidP="08FD0C10">
            <w:pPr>
              <w:rPr>
                <w:rFonts w:ascii="Times New Roman" w:eastAsia="Times New Roman" w:hAnsi="Times New Roman" w:cs="Times New Roman"/>
                <w:b/>
                <w:bCs/>
                <w:color w:val="000000"/>
                <w:kern w:val="0"/>
                <w14:ligatures w14:val="none"/>
              </w:rPr>
            </w:pPr>
            <w:r w:rsidRPr="00C55A78">
              <w:rPr>
                <w:rFonts w:ascii="Times New Roman" w:eastAsia="Times New Roman" w:hAnsi="Times New Roman" w:cs="Times New Roman"/>
                <w:b/>
                <w:bCs/>
                <w:color w:val="000000"/>
                <w:kern w:val="0"/>
                <w14:ligatures w14:val="none"/>
              </w:rPr>
              <w:t>Puja Darshana Mishra</w:t>
            </w:r>
          </w:p>
        </w:tc>
        <w:tc>
          <w:tcPr>
            <w:tcW w:w="1322"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584DEC03" w14:textId="77777777" w:rsidR="005932D5" w:rsidRPr="00C55A78" w:rsidRDefault="005932D5" w:rsidP="08FD0C10">
            <w:pPr>
              <w:rPr>
                <w:rFonts w:ascii="Times New Roman" w:eastAsia="Times New Roman" w:hAnsi="Times New Roman" w:cs="Times New Roman"/>
                <w:b/>
                <w:bCs/>
                <w:color w:val="000000"/>
                <w:kern w:val="0"/>
                <w14:ligatures w14:val="none"/>
              </w:rPr>
            </w:pPr>
            <w:r w:rsidRPr="00C55A78">
              <w:rPr>
                <w:rFonts w:ascii="Times New Roman" w:eastAsia="Times New Roman" w:hAnsi="Times New Roman" w:cs="Times New Roman"/>
                <w:b/>
                <w:bCs/>
                <w:color w:val="000000"/>
                <w:kern w:val="0"/>
                <w14:ligatures w14:val="none"/>
              </w:rPr>
              <w:t>Deborupa Pal</w:t>
            </w:r>
          </w:p>
        </w:tc>
        <w:tc>
          <w:tcPr>
            <w:tcW w:w="1372" w:type="dxa"/>
            <w:tcBorders>
              <w:top w:val="single" w:sz="4" w:space="0" w:color="auto"/>
              <w:left w:val="single" w:sz="4" w:space="0" w:color="auto"/>
              <w:bottom w:val="single" w:sz="4" w:space="0" w:color="auto"/>
              <w:right w:val="single" w:sz="4" w:space="0" w:color="auto"/>
            </w:tcBorders>
            <w:tcMar>
              <w:top w:w="15" w:type="dxa"/>
              <w:left w:w="108" w:type="dxa"/>
              <w:bottom w:w="15" w:type="dxa"/>
              <w:right w:w="108" w:type="dxa"/>
            </w:tcMar>
            <w:vAlign w:val="center"/>
            <w:hideMark/>
          </w:tcPr>
          <w:p w14:paraId="40641E95" w14:textId="77777777" w:rsidR="005932D5" w:rsidRPr="00C55A78" w:rsidRDefault="005932D5" w:rsidP="08FD0C10">
            <w:pPr>
              <w:rPr>
                <w:rFonts w:ascii="Times New Roman" w:eastAsia="Times New Roman" w:hAnsi="Times New Roman" w:cs="Times New Roman"/>
                <w:b/>
                <w:bCs/>
                <w:color w:val="000000"/>
                <w:kern w:val="0"/>
                <w14:ligatures w14:val="none"/>
              </w:rPr>
            </w:pPr>
            <w:r w:rsidRPr="00C55A78">
              <w:rPr>
                <w:rFonts w:ascii="Times New Roman" w:eastAsia="Times New Roman" w:hAnsi="Times New Roman" w:cs="Times New Roman"/>
                <w:b/>
                <w:bCs/>
                <w:color w:val="000000"/>
                <w:kern w:val="0"/>
                <w14:ligatures w14:val="none"/>
              </w:rPr>
              <w:t>Sai Datta Prashanth Vadala</w:t>
            </w:r>
          </w:p>
        </w:tc>
      </w:tr>
      <w:tr w:rsidR="005932D5" w:rsidRPr="00C55A78" w14:paraId="1222B627" w14:textId="77777777" w:rsidTr="00543ACB">
        <w:trPr>
          <w:trHeight w:val="315"/>
        </w:trPr>
        <w:tc>
          <w:tcPr>
            <w:tcW w:w="2380" w:type="dxa"/>
            <w:tcBorders>
              <w:top w:val="single" w:sz="4" w:space="0" w:color="auto"/>
              <w:left w:val="single" w:sz="8" w:space="0" w:color="auto"/>
              <w:bottom w:val="single" w:sz="4" w:space="0" w:color="auto"/>
              <w:right w:val="single" w:sz="4" w:space="0" w:color="auto"/>
            </w:tcBorders>
            <w:noWrap/>
            <w:tcMar>
              <w:top w:w="15" w:type="dxa"/>
              <w:left w:w="108" w:type="dxa"/>
              <w:bottom w:w="15" w:type="dxa"/>
              <w:right w:w="108" w:type="dxa"/>
            </w:tcMar>
            <w:vAlign w:val="bottom"/>
            <w:hideMark/>
          </w:tcPr>
          <w:p w14:paraId="0C06D025" w14:textId="77777777" w:rsidR="005932D5" w:rsidRPr="00C55A78" w:rsidRDefault="005932D5" w:rsidP="005932D5">
            <w:pPr>
              <w:jc w:val="both"/>
              <w:rPr>
                <w:rFonts w:ascii="Times New Roman" w:eastAsia="Times New Roman" w:hAnsi="Times New Roman" w:cs="Times New Roman"/>
                <w:b/>
                <w:bCs/>
                <w:color w:val="000000"/>
                <w:kern w:val="0"/>
                <w14:ligatures w14:val="none"/>
              </w:rPr>
            </w:pPr>
            <w:r w:rsidRPr="00C55A78">
              <w:rPr>
                <w:rFonts w:ascii="Times New Roman" w:eastAsia="Times New Roman" w:hAnsi="Times New Roman" w:cs="Times New Roman"/>
                <w:b/>
                <w:bCs/>
                <w:color w:val="000000"/>
                <w:kern w:val="0"/>
                <w14:ligatures w14:val="none"/>
              </w:rPr>
              <w:lastRenderedPageBreak/>
              <w:t>Project Management</w:t>
            </w:r>
          </w:p>
        </w:tc>
        <w:tc>
          <w:tcPr>
            <w:tcW w:w="1588"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7C6BE2D8" w14:textId="77777777" w:rsidR="005932D5" w:rsidRPr="00C55A78" w:rsidRDefault="005932D5" w:rsidP="005932D5">
            <w:pPr>
              <w:jc w:val="center"/>
              <w:rPr>
                <w:rFonts w:ascii="Times New Roman" w:eastAsia="Times New Roman" w:hAnsi="Times New Roman" w:cs="Times New Roman"/>
                <w:color w:val="000000"/>
                <w:kern w:val="0"/>
                <w14:ligatures w14:val="none"/>
              </w:rPr>
            </w:pPr>
            <w:r w:rsidRPr="00C55A78">
              <w:rPr>
                <w:rFonts w:ascii="Times New Roman" w:hAnsi="Times New Roman" w:cs="Times New Roman"/>
                <w:noProof/>
                <w14:ligatures w14:val="none"/>
              </w:rPr>
              <w:drawing>
                <wp:inline distT="0" distB="0" distL="0" distR="0" wp14:anchorId="3B41A8F0" wp14:editId="60FAC22C">
                  <wp:extent cx="163195" cy="163195"/>
                  <wp:effectExtent l="0" t="0" r="8255" b="8255"/>
                  <wp:docPr id="1529188901" name="Picture 1529188901"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292"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51EA7CA4"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0EF7FAAA" wp14:editId="5A57F5B7">
                  <wp:extent cx="163195" cy="163195"/>
                  <wp:effectExtent l="0" t="0" r="8255" b="8255"/>
                  <wp:docPr id="2142762624" name="Picture 2142762624"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5637630"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523"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2BBC894E"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7B7A62E4" wp14:editId="2130B6DF">
                  <wp:extent cx="163195" cy="163195"/>
                  <wp:effectExtent l="0" t="0" r="8255" b="8255"/>
                  <wp:docPr id="1899896256" name="Picture 1899896256"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77460"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319"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7AEC341F"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64E44E05" wp14:editId="2591FAD2">
                  <wp:extent cx="163195" cy="163195"/>
                  <wp:effectExtent l="0" t="0" r="8255" b="8255"/>
                  <wp:docPr id="738837846" name="Picture 738837846"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167911"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322"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529891B5"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6C501E6E" wp14:editId="58AC617D">
                  <wp:extent cx="163195" cy="163195"/>
                  <wp:effectExtent l="0" t="0" r="8255" b="8255"/>
                  <wp:docPr id="498981227" name="Picture 498981227"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637479"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372"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421A9DC0"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6824D817" wp14:editId="6882E8D5">
                  <wp:extent cx="163195" cy="163195"/>
                  <wp:effectExtent l="0" t="0" r="8255" b="8255"/>
                  <wp:docPr id="961744496" name="Picture 961744496"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5686218"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r>
      <w:tr w:rsidR="005932D5" w:rsidRPr="00C55A78" w14:paraId="3343ACCC" w14:textId="77777777" w:rsidTr="00543ACB">
        <w:trPr>
          <w:trHeight w:val="315"/>
        </w:trPr>
        <w:tc>
          <w:tcPr>
            <w:tcW w:w="2380" w:type="dxa"/>
            <w:tcBorders>
              <w:top w:val="single" w:sz="4" w:space="0" w:color="auto"/>
              <w:left w:val="single" w:sz="8" w:space="0" w:color="auto"/>
              <w:bottom w:val="single" w:sz="4" w:space="0" w:color="auto"/>
              <w:right w:val="single" w:sz="4" w:space="0" w:color="auto"/>
            </w:tcBorders>
            <w:noWrap/>
            <w:tcMar>
              <w:top w:w="15" w:type="dxa"/>
              <w:left w:w="108" w:type="dxa"/>
              <w:bottom w:w="15" w:type="dxa"/>
              <w:right w:w="108" w:type="dxa"/>
            </w:tcMar>
            <w:vAlign w:val="bottom"/>
            <w:hideMark/>
          </w:tcPr>
          <w:p w14:paraId="58B2C31E" w14:textId="77777777" w:rsidR="005932D5" w:rsidRPr="00C55A78" w:rsidRDefault="005932D5" w:rsidP="005932D5">
            <w:pPr>
              <w:jc w:val="both"/>
              <w:rPr>
                <w:rFonts w:ascii="Times New Roman" w:eastAsia="Times New Roman" w:hAnsi="Times New Roman" w:cs="Times New Roman"/>
                <w:b/>
                <w:bCs/>
                <w:color w:val="000000"/>
                <w:kern w:val="0"/>
                <w14:ligatures w14:val="none"/>
              </w:rPr>
            </w:pPr>
            <w:r w:rsidRPr="00C55A78">
              <w:rPr>
                <w:rFonts w:ascii="Times New Roman" w:eastAsia="Times New Roman" w:hAnsi="Times New Roman" w:cs="Times New Roman"/>
                <w:b/>
                <w:bCs/>
                <w:color w:val="000000"/>
                <w:kern w:val="0"/>
                <w14:ligatures w14:val="none"/>
              </w:rPr>
              <w:t>Background/Research</w:t>
            </w:r>
          </w:p>
        </w:tc>
        <w:tc>
          <w:tcPr>
            <w:tcW w:w="1588"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5CF444A4" w14:textId="77777777" w:rsidR="005932D5" w:rsidRPr="00C55A78" w:rsidRDefault="005932D5" w:rsidP="005932D5">
            <w:pPr>
              <w:jc w:val="center"/>
              <w:rPr>
                <w:rFonts w:ascii="Times New Roman" w:eastAsia="Times New Roman" w:hAnsi="Times New Roman" w:cs="Times New Roman"/>
                <w:color w:val="000000"/>
                <w:kern w:val="0"/>
                <w14:ligatures w14:val="none"/>
              </w:rPr>
            </w:pPr>
            <w:r w:rsidRPr="00C55A78">
              <w:rPr>
                <w:rFonts w:ascii="Times New Roman" w:hAnsi="Times New Roman" w:cs="Times New Roman"/>
                <w:noProof/>
                <w14:ligatures w14:val="none"/>
              </w:rPr>
              <w:drawing>
                <wp:inline distT="0" distB="0" distL="0" distR="0" wp14:anchorId="012B249A" wp14:editId="6F27C6AA">
                  <wp:extent cx="163195" cy="163195"/>
                  <wp:effectExtent l="0" t="0" r="8255" b="8255"/>
                  <wp:docPr id="1456953497" name="Picture 1456953497"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619872"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292"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21FA3341" w14:textId="77777777" w:rsidR="005932D5" w:rsidRPr="00C55A78" w:rsidRDefault="005932D5" w:rsidP="005932D5">
            <w:pPr>
              <w:rPr>
                <w:rFonts w:ascii="Times New Roman" w:eastAsia="Times New Roman" w:hAnsi="Times New Roman" w:cs="Times New Roman"/>
                <w:color w:val="000000"/>
                <w:kern w:val="0"/>
                <w14:ligatures w14:val="none"/>
              </w:rPr>
            </w:pPr>
          </w:p>
        </w:tc>
        <w:tc>
          <w:tcPr>
            <w:tcW w:w="1523"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168CF8C4" w14:textId="77777777" w:rsidR="005932D5" w:rsidRPr="00C55A78" w:rsidRDefault="005932D5" w:rsidP="005932D5">
            <w:pPr>
              <w:rPr>
                <w:rFonts w:ascii="Times New Roman" w:hAnsi="Times New Roman" w:cs="Times New Roman"/>
                <w:kern w:val="0"/>
                <w14:ligatures w14:val="none"/>
              </w:rPr>
            </w:pPr>
          </w:p>
        </w:tc>
        <w:tc>
          <w:tcPr>
            <w:tcW w:w="1319"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39303ADD" w14:textId="35F2B479" w:rsidR="005932D5" w:rsidRPr="00C55A78" w:rsidRDefault="005A54A4" w:rsidP="005A54A4">
            <w:pPr>
              <w:jc w:val="center"/>
              <w:rPr>
                <w:rFonts w:ascii="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3B025F1F" wp14:editId="650807F1">
                  <wp:extent cx="163195" cy="163195"/>
                  <wp:effectExtent l="0" t="0" r="8255" b="8255"/>
                  <wp:docPr id="145162754" name="Picture 145162754"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619872"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322"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0A4F0AF4" w14:textId="0DC34BD7" w:rsidR="005932D5" w:rsidRPr="00C55A78" w:rsidRDefault="005A54A4" w:rsidP="005A54A4">
            <w:pPr>
              <w:jc w:val="center"/>
              <w:rPr>
                <w:rFonts w:ascii="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18413E84" wp14:editId="1A080567">
                  <wp:extent cx="163195" cy="163195"/>
                  <wp:effectExtent l="0" t="0" r="8255" b="8255"/>
                  <wp:docPr id="1924029151" name="Picture 1924029151"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619872"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372"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1563DDE1" w14:textId="77777777" w:rsidR="005932D5" w:rsidRPr="00C55A78" w:rsidRDefault="005932D5" w:rsidP="005932D5">
            <w:pPr>
              <w:rPr>
                <w:rFonts w:ascii="Times New Roman" w:hAnsi="Times New Roman" w:cs="Times New Roman"/>
                <w:kern w:val="0"/>
                <w14:ligatures w14:val="none"/>
              </w:rPr>
            </w:pPr>
          </w:p>
        </w:tc>
      </w:tr>
      <w:tr w:rsidR="005932D5" w:rsidRPr="00C55A78" w14:paraId="36808AC9" w14:textId="77777777" w:rsidTr="00543ACB">
        <w:trPr>
          <w:trHeight w:val="315"/>
        </w:trPr>
        <w:tc>
          <w:tcPr>
            <w:tcW w:w="2380" w:type="dxa"/>
            <w:tcBorders>
              <w:top w:val="single" w:sz="4" w:space="0" w:color="auto"/>
              <w:left w:val="single" w:sz="8" w:space="0" w:color="auto"/>
              <w:bottom w:val="single" w:sz="4" w:space="0" w:color="auto"/>
              <w:right w:val="single" w:sz="4" w:space="0" w:color="auto"/>
            </w:tcBorders>
            <w:noWrap/>
            <w:tcMar>
              <w:top w:w="15" w:type="dxa"/>
              <w:left w:w="108" w:type="dxa"/>
              <w:bottom w:w="15" w:type="dxa"/>
              <w:right w:w="108" w:type="dxa"/>
            </w:tcMar>
            <w:vAlign w:val="bottom"/>
            <w:hideMark/>
          </w:tcPr>
          <w:p w14:paraId="4648E075" w14:textId="77777777" w:rsidR="005932D5" w:rsidRPr="00C55A78" w:rsidRDefault="005932D5" w:rsidP="005932D5">
            <w:pPr>
              <w:jc w:val="both"/>
              <w:rPr>
                <w:rFonts w:ascii="Times New Roman" w:eastAsia="Times New Roman" w:hAnsi="Times New Roman" w:cs="Times New Roman"/>
                <w:b/>
                <w:bCs/>
                <w:color w:val="000000"/>
                <w:kern w:val="0"/>
                <w14:ligatures w14:val="none"/>
              </w:rPr>
            </w:pPr>
            <w:r w:rsidRPr="00C55A78">
              <w:rPr>
                <w:rFonts w:ascii="Times New Roman" w:eastAsia="Times New Roman" w:hAnsi="Times New Roman" w:cs="Times New Roman"/>
                <w:b/>
                <w:bCs/>
                <w:color w:val="000000"/>
                <w:kern w:val="0"/>
                <w14:ligatures w14:val="none"/>
              </w:rPr>
              <w:t>Proposal Development</w:t>
            </w:r>
          </w:p>
        </w:tc>
        <w:tc>
          <w:tcPr>
            <w:tcW w:w="1588"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74D7B3E1" w14:textId="77777777" w:rsidR="005932D5" w:rsidRPr="00C55A78" w:rsidRDefault="005932D5" w:rsidP="005932D5">
            <w:pPr>
              <w:jc w:val="center"/>
              <w:rPr>
                <w:rFonts w:ascii="Times New Roman" w:eastAsia="Times New Roman" w:hAnsi="Times New Roman" w:cs="Times New Roman"/>
                <w:color w:val="000000"/>
                <w:kern w:val="0"/>
                <w14:ligatures w14:val="none"/>
              </w:rPr>
            </w:pPr>
            <w:r w:rsidRPr="00C55A78">
              <w:rPr>
                <w:rFonts w:ascii="Times New Roman" w:hAnsi="Times New Roman" w:cs="Times New Roman"/>
                <w:noProof/>
                <w14:ligatures w14:val="none"/>
              </w:rPr>
              <w:drawing>
                <wp:inline distT="0" distB="0" distL="0" distR="0" wp14:anchorId="63FD53BB" wp14:editId="0882086D">
                  <wp:extent cx="163195" cy="163195"/>
                  <wp:effectExtent l="0" t="0" r="8255" b="8255"/>
                  <wp:docPr id="74115766" name="Picture 74115766"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27782"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292"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121CB49B"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7F89E8C1" wp14:editId="68B325ED">
                  <wp:extent cx="163195" cy="163195"/>
                  <wp:effectExtent l="0" t="0" r="8255" b="8255"/>
                  <wp:docPr id="1712015183" name="Picture 1712015183"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490030"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523"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72494724"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3BC2F201" wp14:editId="40CAE256">
                  <wp:extent cx="163195" cy="163195"/>
                  <wp:effectExtent l="0" t="0" r="8255" b="8255"/>
                  <wp:docPr id="1528769980" name="Picture 1528769980"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560297"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319"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003B300F"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4259CC24" wp14:editId="09F96530">
                  <wp:extent cx="163195" cy="163195"/>
                  <wp:effectExtent l="0" t="0" r="8255" b="8255"/>
                  <wp:docPr id="379964131" name="Picture 379964131"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926541"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322"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79AF6C36"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3FAB8953" wp14:editId="32C01968">
                  <wp:extent cx="163195" cy="163195"/>
                  <wp:effectExtent l="0" t="0" r="8255" b="8255"/>
                  <wp:docPr id="980947610" name="Picture 980947610"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9638681"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372"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59D75FBC"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0E9B85F9" wp14:editId="7F6F571A">
                  <wp:extent cx="163195" cy="163195"/>
                  <wp:effectExtent l="0" t="0" r="8255" b="8255"/>
                  <wp:docPr id="1812841615" name="Picture 1812841615"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601250"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r>
      <w:tr w:rsidR="005932D5" w:rsidRPr="00C55A78" w14:paraId="6C5FB4D3" w14:textId="77777777" w:rsidTr="00543ACB">
        <w:trPr>
          <w:trHeight w:val="315"/>
        </w:trPr>
        <w:tc>
          <w:tcPr>
            <w:tcW w:w="2380" w:type="dxa"/>
            <w:tcBorders>
              <w:top w:val="single" w:sz="4" w:space="0" w:color="auto"/>
              <w:left w:val="single" w:sz="8" w:space="0" w:color="auto"/>
              <w:bottom w:val="single" w:sz="4" w:space="0" w:color="auto"/>
              <w:right w:val="single" w:sz="4" w:space="0" w:color="auto"/>
            </w:tcBorders>
            <w:noWrap/>
            <w:tcMar>
              <w:top w:w="15" w:type="dxa"/>
              <w:left w:w="108" w:type="dxa"/>
              <w:bottom w:w="15" w:type="dxa"/>
              <w:right w:w="108" w:type="dxa"/>
            </w:tcMar>
            <w:vAlign w:val="bottom"/>
            <w:hideMark/>
          </w:tcPr>
          <w:p w14:paraId="7C59128A" w14:textId="77777777" w:rsidR="005932D5" w:rsidRPr="00C55A78" w:rsidRDefault="005932D5" w:rsidP="005932D5">
            <w:pPr>
              <w:jc w:val="both"/>
              <w:rPr>
                <w:rFonts w:ascii="Times New Roman" w:eastAsia="Times New Roman" w:hAnsi="Times New Roman" w:cs="Times New Roman"/>
                <w:b/>
                <w:bCs/>
                <w:color w:val="000000"/>
                <w:kern w:val="0"/>
                <w14:ligatures w14:val="none"/>
              </w:rPr>
            </w:pPr>
            <w:r w:rsidRPr="00C55A78">
              <w:rPr>
                <w:rFonts w:ascii="Times New Roman" w:eastAsia="Times New Roman" w:hAnsi="Times New Roman" w:cs="Times New Roman"/>
                <w:b/>
                <w:bCs/>
                <w:color w:val="000000"/>
                <w:kern w:val="0"/>
                <w14:ligatures w14:val="none"/>
              </w:rPr>
              <w:t>Editing/Proofreading</w:t>
            </w:r>
          </w:p>
        </w:tc>
        <w:tc>
          <w:tcPr>
            <w:tcW w:w="1588"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002929F4" w14:textId="77777777" w:rsidR="005932D5" w:rsidRPr="00C55A78" w:rsidRDefault="005932D5" w:rsidP="005932D5">
            <w:pPr>
              <w:jc w:val="center"/>
              <w:rPr>
                <w:rFonts w:ascii="Times New Roman" w:eastAsia="Times New Roman" w:hAnsi="Times New Roman" w:cs="Times New Roman"/>
                <w:color w:val="000000"/>
                <w:kern w:val="0"/>
                <w14:ligatures w14:val="none"/>
              </w:rPr>
            </w:pPr>
            <w:r w:rsidRPr="00C55A78">
              <w:rPr>
                <w:rFonts w:ascii="Times New Roman" w:hAnsi="Times New Roman" w:cs="Times New Roman"/>
                <w:noProof/>
                <w14:ligatures w14:val="none"/>
              </w:rPr>
              <w:drawing>
                <wp:inline distT="0" distB="0" distL="0" distR="0" wp14:anchorId="6D6D82BE" wp14:editId="1D3DAE6F">
                  <wp:extent cx="163195" cy="163195"/>
                  <wp:effectExtent l="0" t="0" r="8255" b="8255"/>
                  <wp:docPr id="968308238" name="Picture 968308238"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128704"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292"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463B25D2"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62599218" wp14:editId="21467E49">
                  <wp:extent cx="163195" cy="163195"/>
                  <wp:effectExtent l="0" t="0" r="8255" b="8255"/>
                  <wp:docPr id="1088217193" name="Picture 1088217193"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3597258"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523"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6626BB43"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286768A6" wp14:editId="22266FA3">
                  <wp:extent cx="163195" cy="163195"/>
                  <wp:effectExtent l="0" t="0" r="8255" b="8255"/>
                  <wp:docPr id="644926253" name="Picture 644926253"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5308288"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319"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76EAD69F"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3795970F" wp14:editId="00D0E1EF">
                  <wp:extent cx="163195" cy="163195"/>
                  <wp:effectExtent l="0" t="0" r="8255" b="8255"/>
                  <wp:docPr id="1685756619" name="Picture 1685756619"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156816"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322"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2A38976F"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68784C3D" wp14:editId="6A11A5C3">
                  <wp:extent cx="163195" cy="163195"/>
                  <wp:effectExtent l="0" t="0" r="8255" b="8255"/>
                  <wp:docPr id="308133859" name="Picture 308133859"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761084"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372"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581658F6"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42111AD5" wp14:editId="253F33EC">
                  <wp:extent cx="163195" cy="163195"/>
                  <wp:effectExtent l="0" t="0" r="8255" b="8255"/>
                  <wp:docPr id="652218158" name="Picture 652218158"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7106372"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r>
      <w:tr w:rsidR="005932D5" w:rsidRPr="00C55A78" w14:paraId="44C5BFBF" w14:textId="77777777" w:rsidTr="00543ACB">
        <w:trPr>
          <w:trHeight w:val="315"/>
        </w:trPr>
        <w:tc>
          <w:tcPr>
            <w:tcW w:w="2380" w:type="dxa"/>
            <w:tcBorders>
              <w:top w:val="single" w:sz="4" w:space="0" w:color="auto"/>
              <w:left w:val="single" w:sz="8" w:space="0" w:color="auto"/>
              <w:bottom w:val="single" w:sz="4" w:space="0" w:color="auto"/>
              <w:right w:val="single" w:sz="4" w:space="0" w:color="auto"/>
            </w:tcBorders>
            <w:noWrap/>
            <w:tcMar>
              <w:top w:w="15" w:type="dxa"/>
              <w:left w:w="108" w:type="dxa"/>
              <w:bottom w:w="15" w:type="dxa"/>
              <w:right w:w="108" w:type="dxa"/>
            </w:tcMar>
            <w:vAlign w:val="bottom"/>
            <w:hideMark/>
          </w:tcPr>
          <w:p w14:paraId="2EA8EC3A" w14:textId="77777777" w:rsidR="005932D5" w:rsidRPr="00C55A78" w:rsidRDefault="005932D5" w:rsidP="005932D5">
            <w:pPr>
              <w:jc w:val="both"/>
              <w:rPr>
                <w:rFonts w:ascii="Times New Roman" w:eastAsia="Times New Roman" w:hAnsi="Times New Roman" w:cs="Times New Roman"/>
                <w:b/>
                <w:bCs/>
                <w:color w:val="000000"/>
                <w:kern w:val="0"/>
                <w14:ligatures w14:val="none"/>
              </w:rPr>
            </w:pPr>
            <w:r w:rsidRPr="00C55A78">
              <w:rPr>
                <w:rFonts w:ascii="Times New Roman" w:eastAsia="Times New Roman" w:hAnsi="Times New Roman" w:cs="Times New Roman"/>
                <w:b/>
                <w:bCs/>
                <w:color w:val="000000"/>
                <w:kern w:val="0"/>
                <w14:ligatures w14:val="none"/>
              </w:rPr>
              <w:t>Data Collection</w:t>
            </w:r>
          </w:p>
        </w:tc>
        <w:tc>
          <w:tcPr>
            <w:tcW w:w="1588"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217B445D" w14:textId="7FD2AF1A" w:rsidR="005932D5" w:rsidRPr="00C55A78" w:rsidRDefault="009B316B" w:rsidP="009B316B">
            <w:pPr>
              <w:jc w:val="center"/>
              <w:rPr>
                <w:rFonts w:ascii="Times New Roman" w:eastAsia="Times New Roman" w:hAnsi="Times New Roman" w:cs="Times New Roman"/>
                <w:color w:val="000000"/>
                <w:kern w:val="0"/>
                <w14:ligatures w14:val="none"/>
              </w:rPr>
            </w:pPr>
            <w:r w:rsidRPr="00C55A78">
              <w:rPr>
                <w:rFonts w:ascii="Times New Roman" w:hAnsi="Times New Roman" w:cs="Times New Roman"/>
                <w:noProof/>
                <w14:ligatures w14:val="none"/>
              </w:rPr>
              <w:drawing>
                <wp:inline distT="0" distB="0" distL="0" distR="0" wp14:anchorId="50947C78" wp14:editId="6B77E361">
                  <wp:extent cx="163195" cy="163195"/>
                  <wp:effectExtent l="0" t="0" r="8255" b="8255"/>
                  <wp:docPr id="1773081723" name="Picture 1773081723"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619872"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292"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10FA6EB7" w14:textId="77777777" w:rsidR="005932D5" w:rsidRPr="00C55A78" w:rsidRDefault="005932D5" w:rsidP="005932D5">
            <w:pPr>
              <w:rPr>
                <w:rFonts w:ascii="Times New Roman" w:hAnsi="Times New Roman" w:cs="Times New Roman"/>
                <w:kern w:val="0"/>
                <w14:ligatures w14:val="none"/>
              </w:rPr>
            </w:pPr>
          </w:p>
        </w:tc>
        <w:tc>
          <w:tcPr>
            <w:tcW w:w="1523"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72762E88" w14:textId="77777777" w:rsidR="005932D5" w:rsidRPr="00C55A78" w:rsidRDefault="005932D5" w:rsidP="005932D5">
            <w:pPr>
              <w:rPr>
                <w:rFonts w:ascii="Times New Roman" w:hAnsi="Times New Roman" w:cs="Times New Roman"/>
                <w:kern w:val="0"/>
                <w14:ligatures w14:val="none"/>
              </w:rPr>
            </w:pPr>
          </w:p>
        </w:tc>
        <w:tc>
          <w:tcPr>
            <w:tcW w:w="1319"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3AE3FF42" w14:textId="77777777" w:rsidR="005932D5" w:rsidRPr="00C55A78" w:rsidRDefault="005932D5" w:rsidP="005932D5">
            <w:pPr>
              <w:rPr>
                <w:rFonts w:ascii="Times New Roman" w:hAnsi="Times New Roman" w:cs="Times New Roman"/>
                <w:kern w:val="0"/>
                <w14:ligatures w14:val="none"/>
              </w:rPr>
            </w:pPr>
          </w:p>
        </w:tc>
        <w:tc>
          <w:tcPr>
            <w:tcW w:w="1322"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57C45760"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04B7B6B6" wp14:editId="16E90CA8">
                  <wp:extent cx="163195" cy="163195"/>
                  <wp:effectExtent l="0" t="0" r="8255" b="8255"/>
                  <wp:docPr id="1970191478" name="Picture 1970191478"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654793"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372"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2258D3E5" w14:textId="77777777" w:rsidR="005932D5" w:rsidRPr="00C55A78" w:rsidRDefault="005932D5" w:rsidP="005932D5">
            <w:pPr>
              <w:rPr>
                <w:rFonts w:ascii="Times New Roman" w:eastAsia="Times New Roman" w:hAnsi="Times New Roman" w:cs="Times New Roman"/>
                <w:kern w:val="0"/>
                <w14:ligatures w14:val="none"/>
              </w:rPr>
            </w:pPr>
          </w:p>
        </w:tc>
      </w:tr>
      <w:tr w:rsidR="005932D5" w:rsidRPr="00C55A78" w14:paraId="244DD7B2" w14:textId="77777777" w:rsidTr="00543ACB">
        <w:trPr>
          <w:trHeight w:val="315"/>
        </w:trPr>
        <w:tc>
          <w:tcPr>
            <w:tcW w:w="2380" w:type="dxa"/>
            <w:tcBorders>
              <w:top w:val="single" w:sz="4" w:space="0" w:color="auto"/>
              <w:left w:val="single" w:sz="8" w:space="0" w:color="auto"/>
              <w:bottom w:val="single" w:sz="4" w:space="0" w:color="auto"/>
              <w:right w:val="single" w:sz="4" w:space="0" w:color="auto"/>
            </w:tcBorders>
            <w:noWrap/>
            <w:tcMar>
              <w:top w:w="15" w:type="dxa"/>
              <w:left w:w="108" w:type="dxa"/>
              <w:bottom w:w="15" w:type="dxa"/>
              <w:right w:w="108" w:type="dxa"/>
            </w:tcMar>
            <w:vAlign w:val="bottom"/>
            <w:hideMark/>
          </w:tcPr>
          <w:p w14:paraId="7159EE22" w14:textId="77777777" w:rsidR="005932D5" w:rsidRPr="00C55A78" w:rsidRDefault="005932D5" w:rsidP="005932D5">
            <w:pPr>
              <w:jc w:val="both"/>
              <w:rPr>
                <w:rFonts w:ascii="Times New Roman" w:eastAsia="Times New Roman" w:hAnsi="Times New Roman" w:cs="Times New Roman"/>
                <w:b/>
                <w:bCs/>
                <w:color w:val="000000"/>
                <w:kern w:val="0"/>
                <w14:ligatures w14:val="none"/>
              </w:rPr>
            </w:pPr>
            <w:r w:rsidRPr="00C55A78">
              <w:rPr>
                <w:rFonts w:ascii="Times New Roman" w:eastAsia="Times New Roman" w:hAnsi="Times New Roman" w:cs="Times New Roman"/>
                <w:b/>
                <w:bCs/>
                <w:color w:val="000000"/>
                <w:kern w:val="0"/>
                <w14:ligatures w14:val="none"/>
              </w:rPr>
              <w:t>Data Cleaning</w:t>
            </w:r>
          </w:p>
        </w:tc>
        <w:tc>
          <w:tcPr>
            <w:tcW w:w="1588"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tcPr>
          <w:p w14:paraId="22116FD6" w14:textId="77777777" w:rsidR="005932D5" w:rsidRPr="00C55A78" w:rsidRDefault="005932D5" w:rsidP="005932D5">
            <w:pPr>
              <w:jc w:val="center"/>
              <w:rPr>
                <w:rFonts w:ascii="Times New Roman" w:eastAsia="Times New Roman" w:hAnsi="Times New Roman" w:cs="Times New Roman"/>
                <w:color w:val="000000"/>
                <w:kern w:val="0"/>
                <w14:ligatures w14:val="none"/>
              </w:rPr>
            </w:pPr>
          </w:p>
        </w:tc>
        <w:tc>
          <w:tcPr>
            <w:tcW w:w="1292"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11FC245C"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059746C7" wp14:editId="1782E72F">
                  <wp:extent cx="163195" cy="163195"/>
                  <wp:effectExtent l="0" t="0" r="8255" b="8255"/>
                  <wp:docPr id="1584402792" name="Picture 1584402792"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8127632"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523"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tcPr>
          <w:p w14:paraId="110B9911" w14:textId="77777777" w:rsidR="005932D5" w:rsidRPr="00C55A78" w:rsidRDefault="005932D5" w:rsidP="005932D5">
            <w:pPr>
              <w:jc w:val="center"/>
              <w:rPr>
                <w:rFonts w:ascii="Times New Roman" w:eastAsia="Times New Roman" w:hAnsi="Times New Roman" w:cs="Times New Roman"/>
                <w:kern w:val="0"/>
                <w14:ligatures w14:val="none"/>
              </w:rPr>
            </w:pPr>
          </w:p>
        </w:tc>
        <w:tc>
          <w:tcPr>
            <w:tcW w:w="1319"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04FBEB22"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13EBB3F8" wp14:editId="5463E5EB">
                  <wp:extent cx="163195" cy="163195"/>
                  <wp:effectExtent l="0" t="0" r="8255" b="8255"/>
                  <wp:docPr id="852684043" name="Picture 852684043"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2584377"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322"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4F78358B"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17784463" wp14:editId="7BE43F89">
                  <wp:extent cx="163195" cy="163195"/>
                  <wp:effectExtent l="0" t="0" r="8255" b="8255"/>
                  <wp:docPr id="1495231596" name="Picture 1495231596"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623760"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372"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51AAE631"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7E666619" wp14:editId="3967CC89">
                  <wp:extent cx="163195" cy="163195"/>
                  <wp:effectExtent l="0" t="0" r="8255" b="8255"/>
                  <wp:docPr id="478721204" name="Picture 478721204"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563980"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r>
      <w:tr w:rsidR="005932D5" w:rsidRPr="00C55A78" w14:paraId="689547F6" w14:textId="77777777" w:rsidTr="00543ACB">
        <w:trPr>
          <w:trHeight w:val="315"/>
        </w:trPr>
        <w:tc>
          <w:tcPr>
            <w:tcW w:w="2380" w:type="dxa"/>
            <w:tcBorders>
              <w:top w:val="single" w:sz="4" w:space="0" w:color="auto"/>
              <w:left w:val="single" w:sz="8" w:space="0" w:color="auto"/>
              <w:bottom w:val="single" w:sz="4" w:space="0" w:color="auto"/>
              <w:right w:val="single" w:sz="4" w:space="0" w:color="auto"/>
            </w:tcBorders>
            <w:noWrap/>
            <w:tcMar>
              <w:top w:w="15" w:type="dxa"/>
              <w:left w:w="108" w:type="dxa"/>
              <w:bottom w:w="15" w:type="dxa"/>
              <w:right w:w="108" w:type="dxa"/>
            </w:tcMar>
            <w:vAlign w:val="bottom"/>
            <w:hideMark/>
          </w:tcPr>
          <w:p w14:paraId="59587EBC" w14:textId="77777777" w:rsidR="005932D5" w:rsidRPr="00C55A78" w:rsidRDefault="005932D5" w:rsidP="005932D5">
            <w:pPr>
              <w:jc w:val="both"/>
              <w:rPr>
                <w:rFonts w:ascii="Times New Roman" w:eastAsia="Times New Roman" w:hAnsi="Times New Roman" w:cs="Times New Roman"/>
                <w:b/>
                <w:bCs/>
                <w:color w:val="000000"/>
                <w:kern w:val="0"/>
                <w14:ligatures w14:val="none"/>
              </w:rPr>
            </w:pPr>
            <w:r w:rsidRPr="00C55A78">
              <w:rPr>
                <w:rFonts w:ascii="Times New Roman" w:eastAsia="Times New Roman" w:hAnsi="Times New Roman" w:cs="Times New Roman"/>
                <w:b/>
                <w:bCs/>
                <w:color w:val="000000"/>
                <w:kern w:val="0"/>
                <w14:ligatures w14:val="none"/>
              </w:rPr>
              <w:t>Data Analysis</w:t>
            </w:r>
          </w:p>
        </w:tc>
        <w:tc>
          <w:tcPr>
            <w:tcW w:w="1588"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3302DF8B" w14:textId="77777777" w:rsidR="005932D5" w:rsidRPr="00C55A78" w:rsidRDefault="005932D5" w:rsidP="005932D5">
            <w:pPr>
              <w:rPr>
                <w:rFonts w:ascii="Times New Roman" w:eastAsia="Times New Roman" w:hAnsi="Times New Roman" w:cs="Times New Roman"/>
                <w:color w:val="000000"/>
                <w:kern w:val="0"/>
                <w14:ligatures w14:val="none"/>
              </w:rPr>
            </w:pPr>
          </w:p>
        </w:tc>
        <w:tc>
          <w:tcPr>
            <w:tcW w:w="1292"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1046AAE5" w14:textId="77777777" w:rsidR="005932D5" w:rsidRPr="00C55A78" w:rsidRDefault="005932D5" w:rsidP="005932D5">
            <w:pPr>
              <w:rPr>
                <w:rFonts w:ascii="Times New Roman" w:hAnsi="Times New Roman" w:cs="Times New Roman"/>
                <w:kern w:val="0"/>
                <w14:ligatures w14:val="none"/>
              </w:rPr>
            </w:pPr>
          </w:p>
        </w:tc>
        <w:tc>
          <w:tcPr>
            <w:tcW w:w="1523"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0216CD0A" w14:textId="42521A5F" w:rsidR="005932D5" w:rsidRPr="00C55A78" w:rsidRDefault="009B316B" w:rsidP="009B316B">
            <w:pPr>
              <w:jc w:val="center"/>
              <w:rPr>
                <w:rFonts w:ascii="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62CA8414" wp14:editId="0E39DDBE">
                  <wp:extent cx="163195" cy="163195"/>
                  <wp:effectExtent l="0" t="0" r="8255" b="8255"/>
                  <wp:docPr id="1516219695" name="Picture 1516219695"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619872"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319"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3FC4B4CD"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5E1E7C8F" wp14:editId="529D5D27">
                  <wp:extent cx="163195" cy="163195"/>
                  <wp:effectExtent l="0" t="0" r="8255" b="8255"/>
                  <wp:docPr id="776095565" name="Picture 776095565"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14215"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322"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7858F0D7"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7A0B8DE3" wp14:editId="284F2CCF">
                  <wp:extent cx="163195" cy="163195"/>
                  <wp:effectExtent l="0" t="0" r="8255" b="8255"/>
                  <wp:docPr id="1937413297" name="Picture 1937413297"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79363"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372"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071C6D2F" w14:textId="77777777" w:rsidR="005932D5" w:rsidRPr="00C55A78" w:rsidRDefault="005932D5" w:rsidP="005932D5">
            <w:pPr>
              <w:rPr>
                <w:rFonts w:ascii="Times New Roman" w:eastAsia="Times New Roman" w:hAnsi="Times New Roman" w:cs="Times New Roman"/>
                <w:kern w:val="0"/>
                <w14:ligatures w14:val="none"/>
              </w:rPr>
            </w:pPr>
          </w:p>
        </w:tc>
      </w:tr>
      <w:tr w:rsidR="005932D5" w:rsidRPr="00C55A78" w14:paraId="6D601626" w14:textId="77777777" w:rsidTr="00543ACB">
        <w:trPr>
          <w:trHeight w:val="315"/>
        </w:trPr>
        <w:tc>
          <w:tcPr>
            <w:tcW w:w="2380" w:type="dxa"/>
            <w:tcBorders>
              <w:top w:val="single" w:sz="4" w:space="0" w:color="auto"/>
              <w:left w:val="single" w:sz="8" w:space="0" w:color="auto"/>
              <w:bottom w:val="single" w:sz="4" w:space="0" w:color="auto"/>
              <w:right w:val="single" w:sz="4" w:space="0" w:color="auto"/>
            </w:tcBorders>
            <w:noWrap/>
            <w:tcMar>
              <w:top w:w="15" w:type="dxa"/>
              <w:left w:w="108" w:type="dxa"/>
              <w:bottom w:w="15" w:type="dxa"/>
              <w:right w:w="108" w:type="dxa"/>
            </w:tcMar>
            <w:vAlign w:val="bottom"/>
            <w:hideMark/>
          </w:tcPr>
          <w:p w14:paraId="41F6A8CB" w14:textId="77777777" w:rsidR="005932D5" w:rsidRPr="00C55A78" w:rsidRDefault="005932D5" w:rsidP="005932D5">
            <w:pPr>
              <w:jc w:val="both"/>
              <w:rPr>
                <w:rFonts w:ascii="Times New Roman" w:eastAsia="Times New Roman" w:hAnsi="Times New Roman" w:cs="Times New Roman"/>
                <w:b/>
                <w:bCs/>
                <w:color w:val="000000"/>
                <w:kern w:val="0"/>
                <w14:ligatures w14:val="none"/>
              </w:rPr>
            </w:pPr>
            <w:r w:rsidRPr="00C55A78">
              <w:rPr>
                <w:rFonts w:ascii="Times New Roman" w:eastAsia="Times New Roman" w:hAnsi="Times New Roman" w:cs="Times New Roman"/>
                <w:b/>
                <w:bCs/>
                <w:color w:val="000000"/>
                <w:kern w:val="0"/>
                <w14:ligatures w14:val="none"/>
              </w:rPr>
              <w:t>Data Visualization</w:t>
            </w:r>
          </w:p>
        </w:tc>
        <w:tc>
          <w:tcPr>
            <w:tcW w:w="1588"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2EB65A53" w14:textId="77777777" w:rsidR="005932D5" w:rsidRPr="00C55A78" w:rsidRDefault="005932D5" w:rsidP="005932D5">
            <w:pPr>
              <w:jc w:val="center"/>
              <w:rPr>
                <w:rFonts w:ascii="Times New Roman" w:eastAsia="Times New Roman" w:hAnsi="Times New Roman" w:cs="Times New Roman"/>
                <w:color w:val="000000"/>
                <w:kern w:val="0"/>
                <w14:ligatures w14:val="none"/>
              </w:rPr>
            </w:pPr>
            <w:r w:rsidRPr="00C55A78">
              <w:rPr>
                <w:rFonts w:ascii="Times New Roman" w:hAnsi="Times New Roman" w:cs="Times New Roman"/>
                <w:noProof/>
                <w14:ligatures w14:val="none"/>
              </w:rPr>
              <w:drawing>
                <wp:inline distT="0" distB="0" distL="0" distR="0" wp14:anchorId="0076D7E5" wp14:editId="6A4525BC">
                  <wp:extent cx="163195" cy="163195"/>
                  <wp:effectExtent l="0" t="0" r="8255" b="8255"/>
                  <wp:docPr id="1493130721" name="Picture 1493130721"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759446"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292"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24B3EF2E"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79C58A51" wp14:editId="2A5835BF">
                  <wp:extent cx="163195" cy="163195"/>
                  <wp:effectExtent l="0" t="0" r="8255" b="8255"/>
                  <wp:docPr id="1425638559" name="Picture 1425638559"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32322"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523"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25EB8710"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15129EA8" wp14:editId="065D4457">
                  <wp:extent cx="163195" cy="163195"/>
                  <wp:effectExtent l="0" t="0" r="8255" b="8255"/>
                  <wp:docPr id="1571242596" name="Picture 1571242596"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456912"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319"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57A93200"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43135EA6" wp14:editId="5922E41D">
                  <wp:extent cx="163195" cy="163195"/>
                  <wp:effectExtent l="0" t="0" r="8255" b="8255"/>
                  <wp:docPr id="1555012029" name="Picture 1555012029"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35968"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322"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10F004E4"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2A961643" wp14:editId="5AE0C721">
                  <wp:extent cx="163195" cy="163195"/>
                  <wp:effectExtent l="0" t="0" r="8255" b="8255"/>
                  <wp:docPr id="767749224" name="Picture 767749224"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892572"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372"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62F85EF7"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7C441F11" wp14:editId="5C68C676">
                  <wp:extent cx="163195" cy="163195"/>
                  <wp:effectExtent l="0" t="0" r="8255" b="8255"/>
                  <wp:docPr id="1591838544" name="Picture 1591838544"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74122"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r>
      <w:tr w:rsidR="005932D5" w:rsidRPr="00C55A78" w14:paraId="437D214F" w14:textId="77777777" w:rsidTr="00543ACB">
        <w:trPr>
          <w:trHeight w:val="315"/>
        </w:trPr>
        <w:tc>
          <w:tcPr>
            <w:tcW w:w="2380" w:type="dxa"/>
            <w:tcBorders>
              <w:top w:val="single" w:sz="4" w:space="0" w:color="auto"/>
              <w:left w:val="single" w:sz="8" w:space="0" w:color="auto"/>
              <w:bottom w:val="single" w:sz="4" w:space="0" w:color="auto"/>
              <w:right w:val="single" w:sz="4" w:space="0" w:color="auto"/>
            </w:tcBorders>
            <w:noWrap/>
            <w:tcMar>
              <w:top w:w="15" w:type="dxa"/>
              <w:left w:w="108" w:type="dxa"/>
              <w:bottom w:w="15" w:type="dxa"/>
              <w:right w:w="108" w:type="dxa"/>
            </w:tcMar>
            <w:vAlign w:val="bottom"/>
            <w:hideMark/>
          </w:tcPr>
          <w:p w14:paraId="1A3EA9A4" w14:textId="77777777" w:rsidR="005932D5" w:rsidRPr="00C55A78" w:rsidRDefault="005932D5" w:rsidP="005932D5">
            <w:pPr>
              <w:jc w:val="both"/>
              <w:rPr>
                <w:rFonts w:ascii="Times New Roman" w:eastAsia="Times New Roman" w:hAnsi="Times New Roman" w:cs="Times New Roman"/>
                <w:b/>
                <w:bCs/>
                <w:color w:val="000000"/>
                <w:kern w:val="0"/>
                <w14:ligatures w14:val="none"/>
              </w:rPr>
            </w:pPr>
            <w:r w:rsidRPr="00C55A78">
              <w:rPr>
                <w:rFonts w:ascii="Times New Roman" w:eastAsia="Times New Roman" w:hAnsi="Times New Roman" w:cs="Times New Roman"/>
                <w:b/>
                <w:bCs/>
                <w:color w:val="000000"/>
                <w:kern w:val="0"/>
                <w14:ligatures w14:val="none"/>
              </w:rPr>
              <w:t>Hypothesis Testing</w:t>
            </w:r>
          </w:p>
        </w:tc>
        <w:tc>
          <w:tcPr>
            <w:tcW w:w="1588"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70FEB963" w14:textId="77777777" w:rsidR="005932D5" w:rsidRPr="00C55A78" w:rsidRDefault="005932D5" w:rsidP="005932D5">
            <w:pPr>
              <w:jc w:val="center"/>
              <w:rPr>
                <w:rFonts w:ascii="Times New Roman" w:eastAsia="Times New Roman" w:hAnsi="Times New Roman" w:cs="Times New Roman"/>
                <w:color w:val="000000"/>
                <w:kern w:val="0"/>
                <w14:ligatures w14:val="none"/>
              </w:rPr>
            </w:pPr>
            <w:r w:rsidRPr="00C55A78">
              <w:rPr>
                <w:rFonts w:ascii="Times New Roman" w:hAnsi="Times New Roman" w:cs="Times New Roman"/>
                <w:noProof/>
                <w14:ligatures w14:val="none"/>
              </w:rPr>
              <w:drawing>
                <wp:inline distT="0" distB="0" distL="0" distR="0" wp14:anchorId="3A927D4D" wp14:editId="20DDC40C">
                  <wp:extent cx="163195" cy="163195"/>
                  <wp:effectExtent l="0" t="0" r="8255" b="8255"/>
                  <wp:docPr id="1500555977" name="Picture 1500555977"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352610"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292"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771B0FBC" w14:textId="77777777" w:rsidR="005932D5" w:rsidRPr="00C55A78" w:rsidRDefault="005932D5" w:rsidP="005932D5">
            <w:pPr>
              <w:rPr>
                <w:rFonts w:ascii="Times New Roman" w:eastAsia="Times New Roman" w:hAnsi="Times New Roman" w:cs="Times New Roman"/>
                <w:color w:val="000000"/>
                <w:kern w:val="0"/>
                <w14:ligatures w14:val="none"/>
              </w:rPr>
            </w:pPr>
          </w:p>
        </w:tc>
        <w:tc>
          <w:tcPr>
            <w:tcW w:w="1523"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64379A67" w14:textId="77777777" w:rsidR="005932D5" w:rsidRPr="00C55A78" w:rsidRDefault="005932D5" w:rsidP="005932D5">
            <w:pPr>
              <w:rPr>
                <w:rFonts w:ascii="Times New Roman" w:hAnsi="Times New Roman" w:cs="Times New Roman"/>
                <w:kern w:val="0"/>
                <w14:ligatures w14:val="none"/>
              </w:rPr>
            </w:pPr>
          </w:p>
        </w:tc>
        <w:tc>
          <w:tcPr>
            <w:tcW w:w="1319"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442B4C0A"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76B6C85D" wp14:editId="5D3186FA">
                  <wp:extent cx="163195" cy="163195"/>
                  <wp:effectExtent l="0" t="0" r="8255" b="8255"/>
                  <wp:docPr id="998325126" name="Picture 998325126"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094664"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322"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4C1107AE"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501413F0" wp14:editId="2D4DC657">
                  <wp:extent cx="163195" cy="163195"/>
                  <wp:effectExtent l="0" t="0" r="8255" b="8255"/>
                  <wp:docPr id="1750760751" name="Picture 1750760751"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153650"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372"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44607534" w14:textId="77777777" w:rsidR="005932D5" w:rsidRPr="00C55A78" w:rsidRDefault="005932D5" w:rsidP="005932D5">
            <w:pPr>
              <w:rPr>
                <w:rFonts w:ascii="Times New Roman" w:eastAsia="Times New Roman" w:hAnsi="Times New Roman" w:cs="Times New Roman"/>
                <w:kern w:val="0"/>
                <w14:ligatures w14:val="none"/>
              </w:rPr>
            </w:pPr>
          </w:p>
        </w:tc>
      </w:tr>
      <w:tr w:rsidR="005932D5" w:rsidRPr="00C55A78" w14:paraId="1D2F50F6" w14:textId="77777777" w:rsidTr="00543ACB">
        <w:trPr>
          <w:trHeight w:val="315"/>
        </w:trPr>
        <w:tc>
          <w:tcPr>
            <w:tcW w:w="2380" w:type="dxa"/>
            <w:tcBorders>
              <w:top w:val="single" w:sz="4" w:space="0" w:color="auto"/>
              <w:left w:val="single" w:sz="8" w:space="0" w:color="auto"/>
              <w:bottom w:val="single" w:sz="4" w:space="0" w:color="auto"/>
              <w:right w:val="single" w:sz="4" w:space="0" w:color="auto"/>
            </w:tcBorders>
            <w:noWrap/>
            <w:tcMar>
              <w:top w:w="15" w:type="dxa"/>
              <w:left w:w="108" w:type="dxa"/>
              <w:bottom w:w="15" w:type="dxa"/>
              <w:right w:w="108" w:type="dxa"/>
            </w:tcMar>
            <w:vAlign w:val="bottom"/>
            <w:hideMark/>
          </w:tcPr>
          <w:p w14:paraId="3273B03D" w14:textId="77777777" w:rsidR="005932D5" w:rsidRPr="00C55A78" w:rsidRDefault="005932D5" w:rsidP="005932D5">
            <w:pPr>
              <w:jc w:val="both"/>
              <w:rPr>
                <w:rFonts w:ascii="Times New Roman" w:eastAsia="Times New Roman" w:hAnsi="Times New Roman" w:cs="Times New Roman"/>
                <w:b/>
                <w:bCs/>
                <w:color w:val="000000"/>
                <w:kern w:val="0"/>
                <w14:ligatures w14:val="none"/>
              </w:rPr>
            </w:pPr>
            <w:r w:rsidRPr="00C55A78">
              <w:rPr>
                <w:rFonts w:ascii="Times New Roman" w:eastAsia="Times New Roman" w:hAnsi="Times New Roman" w:cs="Times New Roman"/>
                <w:b/>
                <w:bCs/>
                <w:color w:val="000000"/>
                <w:kern w:val="0"/>
                <w14:ligatures w14:val="none"/>
              </w:rPr>
              <w:t xml:space="preserve">Report Development </w:t>
            </w:r>
          </w:p>
        </w:tc>
        <w:tc>
          <w:tcPr>
            <w:tcW w:w="1588"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1B3CD427" w14:textId="77777777" w:rsidR="005932D5" w:rsidRPr="00C55A78" w:rsidRDefault="005932D5" w:rsidP="005932D5">
            <w:pPr>
              <w:jc w:val="center"/>
              <w:rPr>
                <w:rFonts w:ascii="Times New Roman" w:eastAsia="Times New Roman" w:hAnsi="Times New Roman" w:cs="Times New Roman"/>
                <w:color w:val="000000"/>
                <w:kern w:val="0"/>
                <w14:ligatures w14:val="none"/>
              </w:rPr>
            </w:pPr>
            <w:r w:rsidRPr="00C55A78">
              <w:rPr>
                <w:rFonts w:ascii="Times New Roman" w:hAnsi="Times New Roman" w:cs="Times New Roman"/>
                <w:noProof/>
                <w14:ligatures w14:val="none"/>
              </w:rPr>
              <w:drawing>
                <wp:inline distT="0" distB="0" distL="0" distR="0" wp14:anchorId="1BBEBD84" wp14:editId="7F79367C">
                  <wp:extent cx="163195" cy="163195"/>
                  <wp:effectExtent l="0" t="0" r="8255" b="8255"/>
                  <wp:docPr id="131132485" name="Picture 131132485"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581025"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292"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07A3944B"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682C2277" wp14:editId="00330CF8">
                  <wp:extent cx="163195" cy="163195"/>
                  <wp:effectExtent l="0" t="0" r="8255" b="8255"/>
                  <wp:docPr id="1106124512" name="Picture 1106124512"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940244"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523"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297CB699"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4185427C" wp14:editId="30547853">
                  <wp:extent cx="163195" cy="163195"/>
                  <wp:effectExtent l="0" t="0" r="8255" b="8255"/>
                  <wp:docPr id="712532927" name="Picture 712532927"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643984"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319"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3075CBA6"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3398D1E2" wp14:editId="08B89AC1">
                  <wp:extent cx="163195" cy="163195"/>
                  <wp:effectExtent l="0" t="0" r="8255" b="8255"/>
                  <wp:docPr id="1393742322" name="Picture 1393742322"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312434"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322"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32125E65"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2D1594D0" wp14:editId="2FFAB9F8">
                  <wp:extent cx="163195" cy="163195"/>
                  <wp:effectExtent l="0" t="0" r="8255" b="8255"/>
                  <wp:docPr id="15437788" name="Picture 15437788"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462896"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c>
          <w:tcPr>
            <w:tcW w:w="1372" w:type="dxa"/>
            <w:tcBorders>
              <w:top w:val="single" w:sz="4" w:space="0" w:color="auto"/>
              <w:left w:val="single" w:sz="4" w:space="0" w:color="auto"/>
              <w:bottom w:val="single" w:sz="4" w:space="0" w:color="auto"/>
              <w:right w:val="single" w:sz="4" w:space="0" w:color="auto"/>
            </w:tcBorders>
            <w:noWrap/>
            <w:tcMar>
              <w:top w:w="15" w:type="dxa"/>
              <w:left w:w="108" w:type="dxa"/>
              <w:bottom w:w="15" w:type="dxa"/>
              <w:right w:w="108" w:type="dxa"/>
            </w:tcMar>
            <w:vAlign w:val="bottom"/>
            <w:hideMark/>
          </w:tcPr>
          <w:p w14:paraId="05BC2049" w14:textId="77777777" w:rsidR="005932D5" w:rsidRPr="00C55A78" w:rsidRDefault="005932D5" w:rsidP="005932D5">
            <w:pPr>
              <w:jc w:val="center"/>
              <w:rPr>
                <w:rFonts w:ascii="Times New Roman" w:eastAsia="Times New Roman" w:hAnsi="Times New Roman" w:cs="Times New Roman"/>
                <w:kern w:val="0"/>
                <w14:ligatures w14:val="none"/>
              </w:rPr>
            </w:pPr>
            <w:r w:rsidRPr="00C55A78">
              <w:rPr>
                <w:rFonts w:ascii="Times New Roman" w:hAnsi="Times New Roman" w:cs="Times New Roman"/>
                <w:noProof/>
                <w14:ligatures w14:val="none"/>
              </w:rPr>
              <w:drawing>
                <wp:inline distT="0" distB="0" distL="0" distR="0" wp14:anchorId="40BD20BB" wp14:editId="329D8445">
                  <wp:extent cx="163195" cy="163195"/>
                  <wp:effectExtent l="0" t="0" r="8255" b="8255"/>
                  <wp:docPr id="633459120" name="Picture 633459120" descr="Check-Mark Icons - Free SVG &amp; PNG Check-Mark Image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336523" descr="Check-Mark Icons - Free SVG &amp; PNG Check-Mark Images - Noun Proj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inline>
              </w:drawing>
            </w:r>
          </w:p>
        </w:tc>
      </w:tr>
    </w:tbl>
    <w:p w14:paraId="72CF89F3" w14:textId="77777777" w:rsidR="00152F74" w:rsidRPr="00C55A78" w:rsidRDefault="00152F74" w:rsidP="4DDF0DEA">
      <w:pPr>
        <w:pStyle w:val="NormalWeb"/>
        <w:rPr>
          <w:rFonts w:ascii="TimesNewRomanPS" w:hAnsi="TimesNewRomanPS"/>
          <w:b/>
          <w:bCs/>
        </w:rPr>
      </w:pPr>
    </w:p>
    <w:p w14:paraId="147BDEA1" w14:textId="086CAFCA" w:rsidR="08FD0C10" w:rsidRDefault="360E3447" w:rsidP="0077542D">
      <w:pPr>
        <w:pStyle w:val="NormalWeb"/>
        <w:rPr>
          <w:b/>
          <w:bCs/>
        </w:rPr>
      </w:pPr>
      <w:r w:rsidRPr="08FD0C10">
        <w:rPr>
          <w:b/>
          <w:bCs/>
        </w:rPr>
        <w:t>2.</w:t>
      </w:r>
      <w:r w:rsidR="71FCE3DB" w:rsidRPr="08FD0C10">
        <w:rPr>
          <w:b/>
          <w:bCs/>
        </w:rPr>
        <w:t xml:space="preserve">3 </w:t>
      </w:r>
      <w:r w:rsidR="03A410A2" w:rsidRPr="08FD0C10">
        <w:rPr>
          <w:b/>
          <w:bCs/>
        </w:rPr>
        <w:t xml:space="preserve">Actual Contributions from </w:t>
      </w:r>
      <w:r w:rsidR="00C55A78" w:rsidRPr="08FD0C10">
        <w:rPr>
          <w:b/>
          <w:bCs/>
        </w:rPr>
        <w:t>Individual</w:t>
      </w:r>
      <w:r w:rsidR="12AA7143" w:rsidRPr="08FD0C10">
        <w:rPr>
          <w:b/>
          <w:bCs/>
        </w:rPr>
        <w:t xml:space="preserve"> Team Members:</w:t>
      </w:r>
    </w:p>
    <w:tbl>
      <w:tblPr>
        <w:tblStyle w:val="TableGrid"/>
        <w:tblW w:w="9360" w:type="dxa"/>
        <w:tblLayout w:type="fixed"/>
        <w:tblLook w:val="06A0" w:firstRow="1" w:lastRow="0" w:firstColumn="1" w:lastColumn="0" w:noHBand="1" w:noVBand="1"/>
      </w:tblPr>
      <w:tblGrid>
        <w:gridCol w:w="3120"/>
        <w:gridCol w:w="3120"/>
        <w:gridCol w:w="3120"/>
      </w:tblGrid>
      <w:tr w:rsidR="4DDF0DEA" w:rsidRPr="00C55A78" w14:paraId="57CE5B59" w14:textId="77777777" w:rsidTr="2EDBABD3">
        <w:trPr>
          <w:trHeight w:val="300"/>
        </w:trPr>
        <w:tc>
          <w:tcPr>
            <w:tcW w:w="3120" w:type="dxa"/>
          </w:tcPr>
          <w:p w14:paraId="1854690C" w14:textId="740A9E8F" w:rsidR="4CD84C70" w:rsidRPr="00C55A78" w:rsidRDefault="4CD84C70" w:rsidP="4DDF0DEA">
            <w:pPr>
              <w:pStyle w:val="NormalWeb"/>
              <w:rPr>
                <w:b/>
                <w:bCs/>
              </w:rPr>
            </w:pPr>
            <w:r w:rsidRPr="08FD0C10">
              <w:rPr>
                <w:b/>
                <w:bCs/>
              </w:rPr>
              <w:t xml:space="preserve">Name </w:t>
            </w:r>
          </w:p>
        </w:tc>
        <w:tc>
          <w:tcPr>
            <w:tcW w:w="3120" w:type="dxa"/>
          </w:tcPr>
          <w:p w14:paraId="1FDA0160" w14:textId="75CA8247" w:rsidR="4CD84C70" w:rsidRPr="00C55A78" w:rsidRDefault="4CD84C70" w:rsidP="4DDF0DEA">
            <w:pPr>
              <w:pStyle w:val="NormalWeb"/>
              <w:rPr>
                <w:b/>
                <w:bCs/>
              </w:rPr>
            </w:pPr>
            <w:r w:rsidRPr="08FD0C10">
              <w:rPr>
                <w:b/>
                <w:bCs/>
              </w:rPr>
              <w:t xml:space="preserve">Background </w:t>
            </w:r>
          </w:p>
        </w:tc>
        <w:tc>
          <w:tcPr>
            <w:tcW w:w="3120" w:type="dxa"/>
          </w:tcPr>
          <w:p w14:paraId="6CBBE0B2" w14:textId="04558271" w:rsidR="4CD84C70" w:rsidRPr="00C55A78" w:rsidRDefault="4CD84C70" w:rsidP="4DDF0DEA">
            <w:pPr>
              <w:pStyle w:val="NormalWeb"/>
              <w:rPr>
                <w:b/>
                <w:bCs/>
              </w:rPr>
            </w:pPr>
            <w:r w:rsidRPr="08FD0C10">
              <w:rPr>
                <w:b/>
                <w:bCs/>
              </w:rPr>
              <w:t>Responsibilities</w:t>
            </w:r>
          </w:p>
        </w:tc>
      </w:tr>
      <w:tr w:rsidR="4DDF0DEA" w:rsidRPr="00C55A78" w14:paraId="7CEF34C9" w14:textId="77777777" w:rsidTr="2EDBABD3">
        <w:trPr>
          <w:trHeight w:val="300"/>
        </w:trPr>
        <w:tc>
          <w:tcPr>
            <w:tcW w:w="3120" w:type="dxa"/>
          </w:tcPr>
          <w:p w14:paraId="06A3A9FB" w14:textId="4A2BA81B" w:rsidR="4CD84C70" w:rsidRPr="00C55A78" w:rsidRDefault="4CD84C70" w:rsidP="4DDF0DEA">
            <w:pPr>
              <w:pStyle w:val="NormalWeb"/>
              <w:rPr>
                <w:b/>
                <w:bCs/>
              </w:rPr>
            </w:pPr>
            <w:r w:rsidRPr="08FD0C10">
              <w:rPr>
                <w:b/>
                <w:bCs/>
              </w:rPr>
              <w:t>Samantha Sanjeev</w:t>
            </w:r>
          </w:p>
        </w:tc>
        <w:tc>
          <w:tcPr>
            <w:tcW w:w="3120" w:type="dxa"/>
          </w:tcPr>
          <w:p w14:paraId="45BE0ACE" w14:textId="454389EA" w:rsidR="4DDF0DEA" w:rsidRPr="00C55A78" w:rsidRDefault="006F380D" w:rsidP="4DDF0DEA">
            <w:pPr>
              <w:pStyle w:val="NormalWeb"/>
              <w:rPr>
                <w:b/>
                <w:bCs/>
              </w:rPr>
            </w:pPr>
            <w:r w:rsidRPr="08FD0C10">
              <w:t>Doctor of Pharmacy</w:t>
            </w:r>
            <w:r w:rsidR="001318D4" w:rsidRPr="08FD0C10">
              <w:t xml:space="preserve"> graduate. Currently pursuing </w:t>
            </w:r>
            <w:proofErr w:type="gramStart"/>
            <w:r w:rsidR="001318D4" w:rsidRPr="08FD0C10">
              <w:t>Master’s in Health Informatics</w:t>
            </w:r>
            <w:proofErr w:type="gramEnd"/>
            <w:r w:rsidR="007E2E4A" w:rsidRPr="08FD0C10">
              <w:t>. Beginner in Python and SQL.</w:t>
            </w:r>
          </w:p>
        </w:tc>
        <w:tc>
          <w:tcPr>
            <w:tcW w:w="3120" w:type="dxa"/>
          </w:tcPr>
          <w:p w14:paraId="762FCCCD" w14:textId="098FD37C" w:rsidR="25FB5E46" w:rsidRPr="00C55A78" w:rsidRDefault="25FB5E46" w:rsidP="4DDF0DEA">
            <w:pPr>
              <w:pStyle w:val="NormalWeb"/>
            </w:pPr>
            <w:r w:rsidRPr="08FD0C10">
              <w:t>Statistical analysis and machine learning model fitting.</w:t>
            </w:r>
          </w:p>
        </w:tc>
      </w:tr>
      <w:tr w:rsidR="4DDF0DEA" w:rsidRPr="00C55A78" w14:paraId="21D8C016" w14:textId="77777777" w:rsidTr="2EDBABD3">
        <w:trPr>
          <w:trHeight w:val="300"/>
        </w:trPr>
        <w:tc>
          <w:tcPr>
            <w:tcW w:w="3120" w:type="dxa"/>
          </w:tcPr>
          <w:p w14:paraId="3F183436" w14:textId="595D8E73" w:rsidR="4CD84C70" w:rsidRPr="00C55A78" w:rsidRDefault="4CD84C70" w:rsidP="4DDF0DEA">
            <w:pPr>
              <w:pStyle w:val="NormalWeb"/>
              <w:rPr>
                <w:b/>
                <w:bCs/>
              </w:rPr>
            </w:pPr>
            <w:r w:rsidRPr="08FD0C10">
              <w:rPr>
                <w:b/>
                <w:bCs/>
              </w:rPr>
              <w:t>Deborupa Pal</w:t>
            </w:r>
          </w:p>
        </w:tc>
        <w:tc>
          <w:tcPr>
            <w:tcW w:w="3120" w:type="dxa"/>
          </w:tcPr>
          <w:p w14:paraId="44BEA428" w14:textId="6A28881C" w:rsidR="4582C3AC" w:rsidRPr="00C55A78" w:rsidRDefault="4582C3AC" w:rsidP="4DDF0DEA">
            <w:pPr>
              <w:pStyle w:val="NormalWeb"/>
            </w:pPr>
            <w:proofErr w:type="gramStart"/>
            <w:r w:rsidRPr="08FD0C10">
              <w:t>Bachelors</w:t>
            </w:r>
            <w:r w:rsidR="53EF88B3" w:rsidRPr="08FD0C10">
              <w:t xml:space="preserve"> in </w:t>
            </w:r>
            <w:r w:rsidR="71AA5380" w:rsidRPr="08FD0C10">
              <w:t>H</w:t>
            </w:r>
            <w:r w:rsidR="53EF88B3" w:rsidRPr="08FD0C10">
              <w:t xml:space="preserve">ealth </w:t>
            </w:r>
            <w:r w:rsidR="1D31EE6B" w:rsidRPr="08FD0C10">
              <w:t>I</w:t>
            </w:r>
            <w:r w:rsidR="53EF88B3" w:rsidRPr="08FD0C10">
              <w:t xml:space="preserve">nformation </w:t>
            </w:r>
            <w:r w:rsidR="385AB476" w:rsidRPr="08FD0C10">
              <w:t>M</w:t>
            </w:r>
            <w:r w:rsidR="53EF88B3" w:rsidRPr="08FD0C10">
              <w:t>anagement</w:t>
            </w:r>
            <w:proofErr w:type="gramEnd"/>
            <w:r w:rsidR="251FDEA4" w:rsidRPr="08FD0C10">
              <w:t xml:space="preserve">, </w:t>
            </w:r>
            <w:r w:rsidR="2C178245" w:rsidRPr="08FD0C10">
              <w:t xml:space="preserve">beginner </w:t>
            </w:r>
            <w:r w:rsidR="2A937A3C" w:rsidRPr="08FD0C10">
              <w:t xml:space="preserve">in </w:t>
            </w:r>
            <w:r w:rsidR="11E85AFF" w:rsidRPr="08FD0C10">
              <w:t>P</w:t>
            </w:r>
            <w:r w:rsidR="2A937A3C" w:rsidRPr="08FD0C10">
              <w:t>ython</w:t>
            </w:r>
            <w:r w:rsidR="48E3E3C1" w:rsidRPr="08FD0C10">
              <w:t>,</w:t>
            </w:r>
            <w:r w:rsidR="2A937A3C" w:rsidRPr="08FD0C10">
              <w:t xml:space="preserve"> SQ</w:t>
            </w:r>
            <w:r w:rsidR="2FF12D0A" w:rsidRPr="08FD0C10">
              <w:t>L and</w:t>
            </w:r>
            <w:r w:rsidR="2A937A3C" w:rsidRPr="08FD0C10">
              <w:t xml:space="preserve"> R st</w:t>
            </w:r>
            <w:r w:rsidR="67B6F50F" w:rsidRPr="08FD0C10">
              <w:t>udio.</w:t>
            </w:r>
          </w:p>
        </w:tc>
        <w:tc>
          <w:tcPr>
            <w:tcW w:w="3120" w:type="dxa"/>
          </w:tcPr>
          <w:p w14:paraId="1702A812" w14:textId="09380624" w:rsidR="1F94C7E2" w:rsidRPr="00C55A78" w:rsidRDefault="1F94C7E2" w:rsidP="4DDF0DEA">
            <w:pPr>
              <w:pStyle w:val="NormalWeb"/>
            </w:pPr>
            <w:r w:rsidRPr="08FD0C10">
              <w:t>Python coding and Exploratory data analysis, Proofreading</w:t>
            </w:r>
            <w:r w:rsidR="05C3C9E7" w:rsidRPr="08FD0C10">
              <w:t>.</w:t>
            </w:r>
          </w:p>
        </w:tc>
      </w:tr>
      <w:tr w:rsidR="4DDF0DEA" w:rsidRPr="00C55A78" w14:paraId="49844229" w14:textId="77777777" w:rsidTr="2EDBABD3">
        <w:trPr>
          <w:trHeight w:val="300"/>
        </w:trPr>
        <w:tc>
          <w:tcPr>
            <w:tcW w:w="3120" w:type="dxa"/>
          </w:tcPr>
          <w:p w14:paraId="1CFF888D" w14:textId="088ADECE" w:rsidR="4CD84C70" w:rsidRPr="00C55A78" w:rsidRDefault="4CD84C70" w:rsidP="4DDF0DEA">
            <w:pPr>
              <w:pStyle w:val="NormalWeb"/>
              <w:rPr>
                <w:b/>
                <w:bCs/>
              </w:rPr>
            </w:pPr>
            <w:r w:rsidRPr="08FD0C10">
              <w:rPr>
                <w:b/>
                <w:bCs/>
              </w:rPr>
              <w:t>Puja Darshana Mishra</w:t>
            </w:r>
          </w:p>
        </w:tc>
        <w:tc>
          <w:tcPr>
            <w:tcW w:w="3120" w:type="dxa"/>
          </w:tcPr>
          <w:p w14:paraId="2BBDFACB" w14:textId="4F340371" w:rsidR="206AD994" w:rsidRPr="00C55A78" w:rsidRDefault="206AD994" w:rsidP="4DDF0DEA">
            <w:pPr>
              <w:pStyle w:val="NormalWeb"/>
            </w:pPr>
            <w:r w:rsidRPr="08FD0C10">
              <w:t>Dentist, Currently Pursuing master’s in health informatics, Beginner in Python</w:t>
            </w:r>
            <w:r w:rsidR="43D5CCF6" w:rsidRPr="08FD0C10">
              <w:t xml:space="preserve"> and SQL</w:t>
            </w:r>
            <w:r w:rsidRPr="08FD0C10">
              <w:t>.</w:t>
            </w:r>
          </w:p>
        </w:tc>
        <w:tc>
          <w:tcPr>
            <w:tcW w:w="3120" w:type="dxa"/>
          </w:tcPr>
          <w:p w14:paraId="5DC0141A" w14:textId="54CCEC28" w:rsidR="592EB934" w:rsidRPr="00C55A78" w:rsidRDefault="592EB934" w:rsidP="4DDF0DEA">
            <w:pPr>
              <w:pStyle w:val="NormalWeb"/>
            </w:pPr>
            <w:r w:rsidRPr="08FD0C10">
              <w:t>Data pre-processing, data Visualization, Presentation</w:t>
            </w:r>
          </w:p>
        </w:tc>
      </w:tr>
      <w:tr w:rsidR="00A52307" w:rsidRPr="00C55A78" w14:paraId="4DAFA682" w14:textId="77777777" w:rsidTr="2EDBABD3">
        <w:trPr>
          <w:trHeight w:val="300"/>
        </w:trPr>
        <w:tc>
          <w:tcPr>
            <w:tcW w:w="3120" w:type="dxa"/>
          </w:tcPr>
          <w:p w14:paraId="3410E813" w14:textId="150D0B8D" w:rsidR="00A52307" w:rsidRPr="00C55A78" w:rsidRDefault="00A52307" w:rsidP="00A52307">
            <w:pPr>
              <w:pStyle w:val="NormalWeb"/>
              <w:rPr>
                <w:b/>
                <w:bCs/>
              </w:rPr>
            </w:pPr>
            <w:r w:rsidRPr="08FD0C10">
              <w:rPr>
                <w:b/>
                <w:bCs/>
              </w:rPr>
              <w:t>Neha Kowtharapu</w:t>
            </w:r>
          </w:p>
        </w:tc>
        <w:tc>
          <w:tcPr>
            <w:tcW w:w="3120" w:type="dxa"/>
          </w:tcPr>
          <w:p w14:paraId="07A3DF06" w14:textId="23630CD6" w:rsidR="00A52307" w:rsidRPr="00C55A78" w:rsidRDefault="6B71A1D7" w:rsidP="00A52307">
            <w:pPr>
              <w:pStyle w:val="NormalWeb"/>
            </w:pPr>
            <w:r w:rsidRPr="08FD0C10">
              <w:t xml:space="preserve">Graduated with </w:t>
            </w:r>
            <w:r w:rsidR="036DE327" w:rsidRPr="08FD0C10">
              <w:t>a Bachelor of Dental Surgery</w:t>
            </w:r>
            <w:r w:rsidR="574E7565" w:rsidRPr="08FD0C10">
              <w:t xml:space="preserve">. Currently pursuing </w:t>
            </w:r>
            <w:r w:rsidR="000924D8">
              <w:t xml:space="preserve">a </w:t>
            </w:r>
            <w:proofErr w:type="gramStart"/>
            <w:r w:rsidR="55379914" w:rsidRPr="08FD0C10">
              <w:t>M</w:t>
            </w:r>
            <w:r w:rsidR="574E7565" w:rsidRPr="08FD0C10">
              <w:t xml:space="preserve">aster's in </w:t>
            </w:r>
            <w:r w:rsidR="547A406E" w:rsidRPr="08FD0C10">
              <w:t>H</w:t>
            </w:r>
            <w:r w:rsidR="574E7565" w:rsidRPr="08FD0C10">
              <w:t xml:space="preserve">ealth </w:t>
            </w:r>
            <w:r w:rsidR="541CA388" w:rsidRPr="08FD0C10">
              <w:t>I</w:t>
            </w:r>
            <w:r w:rsidR="574E7565" w:rsidRPr="08FD0C10">
              <w:t>nformatics</w:t>
            </w:r>
            <w:proofErr w:type="gramEnd"/>
            <w:r w:rsidR="574E7565" w:rsidRPr="08FD0C10">
              <w:t xml:space="preserve">. </w:t>
            </w:r>
            <w:r w:rsidR="249A558F" w:rsidRPr="08FD0C10">
              <w:t>Beginner in Python and SQL.</w:t>
            </w:r>
          </w:p>
        </w:tc>
        <w:tc>
          <w:tcPr>
            <w:tcW w:w="3120" w:type="dxa"/>
          </w:tcPr>
          <w:p w14:paraId="34AF8C8C" w14:textId="21B24313" w:rsidR="00A52307" w:rsidRPr="00C55A78" w:rsidRDefault="00A52307" w:rsidP="00A52307">
            <w:pPr>
              <w:pStyle w:val="NormalWeb"/>
            </w:pPr>
            <w:r w:rsidRPr="08FD0C10">
              <w:t>Data visualization, report development and proofreading</w:t>
            </w:r>
          </w:p>
        </w:tc>
      </w:tr>
      <w:tr w:rsidR="00A52307" w:rsidRPr="00C55A78" w14:paraId="6996DC03" w14:textId="77777777" w:rsidTr="2EDBABD3">
        <w:trPr>
          <w:trHeight w:val="300"/>
        </w:trPr>
        <w:tc>
          <w:tcPr>
            <w:tcW w:w="3120" w:type="dxa"/>
          </w:tcPr>
          <w:p w14:paraId="50415245" w14:textId="45365320" w:rsidR="00A52307" w:rsidRPr="00C55A78" w:rsidRDefault="00A52307" w:rsidP="00A52307">
            <w:pPr>
              <w:pStyle w:val="NormalWeb"/>
              <w:rPr>
                <w:b/>
                <w:bCs/>
              </w:rPr>
            </w:pPr>
            <w:r w:rsidRPr="08FD0C10">
              <w:rPr>
                <w:b/>
                <w:bCs/>
              </w:rPr>
              <w:t>Sai Datta Prashanth Vadala</w:t>
            </w:r>
          </w:p>
        </w:tc>
        <w:tc>
          <w:tcPr>
            <w:tcW w:w="3120" w:type="dxa"/>
          </w:tcPr>
          <w:p w14:paraId="1F874F3A" w14:textId="4A3CAEE7" w:rsidR="00A52307" w:rsidRPr="00C55A78" w:rsidRDefault="63AD4D3B" w:rsidP="00A52307">
            <w:pPr>
              <w:pStyle w:val="NormalWeb"/>
              <w:rPr>
                <w:b/>
                <w:bCs/>
              </w:rPr>
            </w:pPr>
            <w:r>
              <w:t xml:space="preserve">Graduated with a Bachelor </w:t>
            </w:r>
            <w:r w:rsidR="00033B56">
              <w:t>of Biotechnology</w:t>
            </w:r>
            <w:r>
              <w:t>. Currently</w:t>
            </w:r>
            <w:r w:rsidRPr="22202DA4">
              <w:rPr>
                <w:b/>
                <w:bCs/>
              </w:rPr>
              <w:t xml:space="preserve"> </w:t>
            </w:r>
            <w:r>
              <w:t>pursuing</w:t>
            </w:r>
            <w:r w:rsidRPr="22202DA4">
              <w:rPr>
                <w:b/>
                <w:bCs/>
              </w:rPr>
              <w:t xml:space="preserve"> </w:t>
            </w:r>
            <w:proofErr w:type="gramStart"/>
            <w:r w:rsidR="6C7B8940">
              <w:t>Master's in Health Informatics</w:t>
            </w:r>
            <w:proofErr w:type="gramEnd"/>
            <w:r w:rsidR="6C7B8940">
              <w:t>. Beginner in Python and SQL.</w:t>
            </w:r>
          </w:p>
        </w:tc>
        <w:tc>
          <w:tcPr>
            <w:tcW w:w="3120" w:type="dxa"/>
          </w:tcPr>
          <w:p w14:paraId="618F4824" w14:textId="65DE9B2C" w:rsidR="00A52307" w:rsidRPr="00C55A78" w:rsidRDefault="00A52307" w:rsidP="00A52307">
            <w:pPr>
              <w:pStyle w:val="NormalWeb"/>
            </w:pPr>
            <w:r w:rsidRPr="08FD0C10">
              <w:t xml:space="preserve">Data description, statistical </w:t>
            </w:r>
            <w:r w:rsidR="007062CB" w:rsidRPr="08FD0C10">
              <w:t>analysis,</w:t>
            </w:r>
            <w:r w:rsidRPr="08FD0C10">
              <w:t xml:space="preserve"> and presentation</w:t>
            </w:r>
          </w:p>
        </w:tc>
      </w:tr>
      <w:tr w:rsidR="00A52307" w:rsidRPr="00C55A78" w14:paraId="742D29A8" w14:textId="77777777" w:rsidTr="2EDBABD3">
        <w:trPr>
          <w:trHeight w:val="300"/>
        </w:trPr>
        <w:tc>
          <w:tcPr>
            <w:tcW w:w="3120" w:type="dxa"/>
          </w:tcPr>
          <w:p w14:paraId="0E8E9B59" w14:textId="6740E5C4" w:rsidR="00A52307" w:rsidRPr="00C55A78" w:rsidRDefault="00A52307" w:rsidP="00A52307">
            <w:pPr>
              <w:pStyle w:val="NormalWeb"/>
              <w:rPr>
                <w:b/>
                <w:bCs/>
              </w:rPr>
            </w:pPr>
            <w:r w:rsidRPr="08FD0C10">
              <w:rPr>
                <w:b/>
                <w:bCs/>
              </w:rPr>
              <w:t>Amatul Raheem Safia</w:t>
            </w:r>
          </w:p>
        </w:tc>
        <w:tc>
          <w:tcPr>
            <w:tcW w:w="3120" w:type="dxa"/>
          </w:tcPr>
          <w:p w14:paraId="446596A6" w14:textId="3C0AC2D0" w:rsidR="00A52307" w:rsidRPr="00C55A78" w:rsidRDefault="70A72308" w:rsidP="00A72654">
            <w:pPr>
              <w:pStyle w:val="NormalWeb"/>
              <w:rPr>
                <w:b/>
                <w:bCs/>
              </w:rPr>
            </w:pPr>
            <w:r>
              <w:t xml:space="preserve">Graduated with a </w:t>
            </w:r>
            <w:proofErr w:type="gramStart"/>
            <w:r w:rsidR="00A72654">
              <w:t>Bachelor's</w:t>
            </w:r>
            <w:r>
              <w:t xml:space="preserve"> in Applied Nutrition</w:t>
            </w:r>
            <w:proofErr w:type="gramEnd"/>
            <w:r>
              <w:t>. Currently</w:t>
            </w:r>
            <w:r w:rsidRPr="568A3E11">
              <w:rPr>
                <w:b/>
                <w:bCs/>
              </w:rPr>
              <w:t xml:space="preserve"> </w:t>
            </w:r>
            <w:r>
              <w:t>pursuing</w:t>
            </w:r>
            <w:r w:rsidRPr="568A3E11">
              <w:rPr>
                <w:b/>
                <w:bCs/>
              </w:rPr>
              <w:t xml:space="preserve"> </w:t>
            </w:r>
            <w:proofErr w:type="gramStart"/>
            <w:r>
              <w:t xml:space="preserve">Master's </w:t>
            </w:r>
            <w:r>
              <w:lastRenderedPageBreak/>
              <w:t>in Health Informatics</w:t>
            </w:r>
            <w:proofErr w:type="gramEnd"/>
            <w:r>
              <w:t>. Beginner in Python and SQL.</w:t>
            </w:r>
          </w:p>
        </w:tc>
        <w:tc>
          <w:tcPr>
            <w:tcW w:w="3120" w:type="dxa"/>
          </w:tcPr>
          <w:p w14:paraId="1C018E34" w14:textId="0EF298B2" w:rsidR="00A52307" w:rsidRPr="00C55A78" w:rsidRDefault="00A52307" w:rsidP="00A52307">
            <w:pPr>
              <w:pStyle w:val="NormalWeb"/>
            </w:pPr>
            <w:r w:rsidRPr="08FD0C10">
              <w:lastRenderedPageBreak/>
              <w:t>Hypothesis testing and report development</w:t>
            </w:r>
          </w:p>
        </w:tc>
      </w:tr>
    </w:tbl>
    <w:p w14:paraId="1B498383" w14:textId="2EBB1D3C" w:rsidR="4DDF0DEA" w:rsidRDefault="4DDF0DEA" w:rsidP="4DDF0DEA">
      <w:pPr>
        <w:pStyle w:val="NormalWeb"/>
        <w:rPr>
          <w:rFonts w:ascii="TimesNewRomanPS" w:hAnsi="TimesNewRomanPS"/>
          <w:b/>
          <w:bCs/>
          <w:sz w:val="20"/>
          <w:szCs w:val="20"/>
        </w:rPr>
      </w:pPr>
    </w:p>
    <w:p w14:paraId="6409BBA7" w14:textId="7EF40601" w:rsidR="00BF763A" w:rsidRPr="008F2A78" w:rsidRDefault="00BF763A" w:rsidP="00CE103F">
      <w:pPr>
        <w:pStyle w:val="NoSpacing"/>
        <w:rPr>
          <w:rFonts w:ascii="Times New Roman" w:hAnsi="Times New Roman" w:cs="Times New Roman"/>
          <w:b/>
          <w:bCs/>
        </w:rPr>
      </w:pPr>
      <w:r w:rsidRPr="008F2A78">
        <w:rPr>
          <w:rFonts w:ascii="Times New Roman" w:hAnsi="Times New Roman" w:cs="Times New Roman"/>
          <w:b/>
          <w:bCs/>
        </w:rPr>
        <w:t>3</w:t>
      </w:r>
      <w:r w:rsidR="7F0F06C5" w:rsidRPr="008F2A78">
        <w:rPr>
          <w:rFonts w:ascii="Times New Roman" w:hAnsi="Times New Roman" w:cs="Times New Roman"/>
          <w:b/>
          <w:bCs/>
        </w:rPr>
        <w:t>.</w:t>
      </w:r>
      <w:r w:rsidRPr="008F2A78">
        <w:rPr>
          <w:rFonts w:ascii="Times New Roman" w:hAnsi="Times New Roman" w:cs="Times New Roman"/>
          <w:b/>
          <w:bCs/>
        </w:rPr>
        <w:t xml:space="preserve"> </w:t>
      </w:r>
      <w:r w:rsidR="7F0F06C5" w:rsidRPr="008F2A78">
        <w:rPr>
          <w:rFonts w:ascii="Times New Roman" w:hAnsi="Times New Roman" w:cs="Times New Roman"/>
          <w:b/>
          <w:bCs/>
        </w:rPr>
        <w:t xml:space="preserve"> </w:t>
      </w:r>
      <w:r w:rsidRPr="008F2A78">
        <w:rPr>
          <w:rFonts w:ascii="Times New Roman" w:hAnsi="Times New Roman" w:cs="Times New Roman"/>
          <w:b/>
          <w:bCs/>
        </w:rPr>
        <w:t xml:space="preserve">Data Collection </w:t>
      </w:r>
      <w:r w:rsidR="00914BE4">
        <w:rPr>
          <w:rFonts w:ascii="Times New Roman" w:hAnsi="Times New Roman" w:cs="Times New Roman"/>
          <w:b/>
          <w:bCs/>
        </w:rPr>
        <w:t>and Import</w:t>
      </w:r>
    </w:p>
    <w:p w14:paraId="7CF8EC2C" w14:textId="71C9586A" w:rsidR="08FD0C10" w:rsidRDefault="08FD0C10" w:rsidP="08FD0C10">
      <w:pPr>
        <w:pStyle w:val="NoSpacing"/>
        <w:rPr>
          <w:rFonts w:ascii="Times New Roman" w:hAnsi="Times New Roman" w:cs="Times New Roman"/>
          <w:b/>
          <w:bCs/>
        </w:rPr>
      </w:pPr>
    </w:p>
    <w:p w14:paraId="07D3A264" w14:textId="21C101A5" w:rsidR="009F1E6C" w:rsidRPr="008F2A78" w:rsidRDefault="009F1E6C" w:rsidP="008F2A78">
      <w:pPr>
        <w:pStyle w:val="NoSpacing"/>
        <w:jc w:val="both"/>
        <w:rPr>
          <w:rFonts w:ascii="Times New Roman" w:hAnsi="Times New Roman" w:cs="Times New Roman"/>
        </w:rPr>
      </w:pPr>
      <w:r w:rsidRPr="009F1E6C">
        <w:rPr>
          <w:rFonts w:ascii="Times New Roman" w:hAnsi="Times New Roman" w:cs="Times New Roman"/>
        </w:rPr>
        <w:t xml:space="preserve">One of the most crucial steps in creating a machine-learning model is data collection. After filtering </w:t>
      </w:r>
      <w:r w:rsidR="0043102B">
        <w:rPr>
          <w:rFonts w:ascii="Times New Roman" w:hAnsi="Times New Roman" w:cs="Times New Roman"/>
        </w:rPr>
        <w:t>the</w:t>
      </w:r>
      <w:r w:rsidRPr="009F1E6C">
        <w:rPr>
          <w:rFonts w:ascii="Times New Roman" w:hAnsi="Times New Roman" w:cs="Times New Roman"/>
        </w:rPr>
        <w:t xml:space="preserve"> dataset </w:t>
      </w:r>
      <w:r w:rsidR="009404AF">
        <w:rPr>
          <w:rFonts w:ascii="Times New Roman" w:hAnsi="Times New Roman" w:cs="Times New Roman"/>
        </w:rPr>
        <w:t>from Kaggle</w:t>
      </w:r>
      <w:r w:rsidR="001B121C">
        <w:rPr>
          <w:rFonts w:ascii="Times New Roman" w:hAnsi="Times New Roman" w:cs="Times New Roman"/>
        </w:rPr>
        <w:t xml:space="preserve"> </w:t>
      </w:r>
      <w:r w:rsidR="00287D5D">
        <w:rPr>
          <w:rFonts w:ascii="Times New Roman" w:hAnsi="Times New Roman" w:cs="Times New Roman"/>
        </w:rPr>
        <w:t>to</w:t>
      </w:r>
      <w:r w:rsidRPr="009F1E6C">
        <w:rPr>
          <w:rFonts w:ascii="Times New Roman" w:hAnsi="Times New Roman" w:cs="Times New Roman"/>
        </w:rPr>
        <w:t xml:space="preserve"> </w:t>
      </w:r>
      <w:r w:rsidR="001B121C">
        <w:rPr>
          <w:rFonts w:ascii="Times New Roman" w:hAnsi="Times New Roman" w:cs="Times New Roman"/>
        </w:rPr>
        <w:t xml:space="preserve">the </w:t>
      </w:r>
      <w:r w:rsidRPr="009F1E6C">
        <w:rPr>
          <w:rFonts w:ascii="Times New Roman" w:hAnsi="Times New Roman" w:cs="Times New Roman"/>
        </w:rPr>
        <w:t xml:space="preserve">past year, </w:t>
      </w:r>
      <w:r w:rsidR="00826C16" w:rsidRPr="008F2A78">
        <w:rPr>
          <w:rFonts w:ascii="Times New Roman" w:hAnsi="Times New Roman" w:cs="Times New Roman"/>
        </w:rPr>
        <w:t xml:space="preserve">resulting in the finding of the </w:t>
      </w:r>
      <w:proofErr w:type="gramStart"/>
      <w:r w:rsidR="00826C16" w:rsidRPr="008F2A78">
        <w:rPr>
          <w:rFonts w:ascii="Times New Roman" w:hAnsi="Times New Roman" w:cs="Times New Roman"/>
        </w:rPr>
        <w:t>Panic Disorder</w:t>
      </w:r>
      <w:proofErr w:type="gramEnd"/>
      <w:r w:rsidR="00826C16" w:rsidRPr="008F2A78">
        <w:rPr>
          <w:rFonts w:ascii="Times New Roman" w:hAnsi="Times New Roman" w:cs="Times New Roman"/>
        </w:rPr>
        <w:t xml:space="preserve"> dataset</w:t>
      </w:r>
      <w:r w:rsidRPr="009F1E6C">
        <w:rPr>
          <w:rFonts w:ascii="Times New Roman" w:hAnsi="Times New Roman" w:cs="Times New Roman"/>
        </w:rPr>
        <w:t>. Two CSV files</w:t>
      </w:r>
      <w:r w:rsidR="00826C16">
        <w:rPr>
          <w:rFonts w:ascii="Times New Roman" w:hAnsi="Times New Roman" w:cs="Times New Roman"/>
        </w:rPr>
        <w:t xml:space="preserve"> were found</w:t>
      </w:r>
      <w:r w:rsidRPr="009F1E6C">
        <w:rPr>
          <w:rFonts w:ascii="Times New Roman" w:hAnsi="Times New Roman" w:cs="Times New Roman"/>
        </w:rPr>
        <w:t xml:space="preserve">—one for testing and the other for training. The dataset consists of 16 columns and 12,000 rows overall. Python was utilized to </w:t>
      </w:r>
      <w:r w:rsidR="001161C5">
        <w:rPr>
          <w:rFonts w:ascii="Times New Roman" w:hAnsi="Times New Roman" w:cs="Times New Roman"/>
        </w:rPr>
        <w:t>view</w:t>
      </w:r>
      <w:r w:rsidRPr="009F1E6C">
        <w:rPr>
          <w:rFonts w:ascii="Times New Roman" w:hAnsi="Times New Roman" w:cs="Times New Roman"/>
        </w:rPr>
        <w:t xml:space="preserve"> and </w:t>
      </w:r>
      <w:r w:rsidR="001161C5">
        <w:rPr>
          <w:rFonts w:ascii="Times New Roman" w:hAnsi="Times New Roman" w:cs="Times New Roman"/>
        </w:rPr>
        <w:t>comprehend</w:t>
      </w:r>
      <w:r w:rsidRPr="009F1E6C">
        <w:rPr>
          <w:rFonts w:ascii="Times New Roman" w:hAnsi="Times New Roman" w:cs="Times New Roman"/>
        </w:rPr>
        <w:t xml:space="preserve"> our data.</w:t>
      </w:r>
    </w:p>
    <w:p w14:paraId="152E4BBD" w14:textId="5F5F463E" w:rsidR="00BF763A" w:rsidRPr="008F2A78" w:rsidRDefault="00BF763A" w:rsidP="008F2A78">
      <w:pPr>
        <w:pStyle w:val="NoSpacing"/>
        <w:jc w:val="both"/>
        <w:rPr>
          <w:rFonts w:ascii="Times New Roman" w:hAnsi="Times New Roman" w:cs="Times New Roman"/>
        </w:rPr>
      </w:pPr>
      <w:r w:rsidRPr="008F2A78">
        <w:rPr>
          <w:rFonts w:ascii="Times New Roman" w:hAnsi="Times New Roman" w:cs="Times New Roman"/>
        </w:rPr>
        <w:t>The files were uploaded into Jupyter</w:t>
      </w:r>
      <w:r w:rsidR="002F453F">
        <w:rPr>
          <w:rFonts w:ascii="Times New Roman" w:hAnsi="Times New Roman" w:cs="Times New Roman"/>
        </w:rPr>
        <w:t xml:space="preserve"> Hub</w:t>
      </w:r>
      <w:r w:rsidRPr="008F2A78">
        <w:rPr>
          <w:rFonts w:ascii="Times New Roman" w:hAnsi="Times New Roman" w:cs="Times New Roman"/>
        </w:rPr>
        <w:t xml:space="preserve">, for processing with Python. </w:t>
      </w:r>
    </w:p>
    <w:p w14:paraId="5EDD6A23" w14:textId="26452898" w:rsidR="00E05294" w:rsidRPr="008F2A78" w:rsidRDefault="00881C7B" w:rsidP="008F2A78">
      <w:pPr>
        <w:pStyle w:val="NoSpacing"/>
        <w:jc w:val="both"/>
        <w:rPr>
          <w:rFonts w:ascii="Times New Roman" w:hAnsi="Times New Roman" w:cs="Times New Roman"/>
        </w:rPr>
      </w:pPr>
      <w:r w:rsidRPr="008F2A78">
        <w:rPr>
          <w:rFonts w:ascii="Times New Roman" w:hAnsi="Times New Roman" w:cs="Times New Roman"/>
        </w:rPr>
        <w:t xml:space="preserve">The dataset used is: </w:t>
      </w:r>
      <w:hyperlink r:id="rId9" w:history="1">
        <w:r w:rsidR="00626973" w:rsidRPr="008F2A78">
          <w:rPr>
            <w:rStyle w:val="Hyperlink"/>
            <w:rFonts w:ascii="Times New Roman" w:hAnsi="Times New Roman" w:cs="Times New Roman"/>
          </w:rPr>
          <w:t>https://www.kaggle.com/datasets/muhammadshahidazeem/panic-disorder-detection-dataset/data</w:t>
        </w:r>
      </w:hyperlink>
      <w:r w:rsidR="00626973" w:rsidRPr="008F2A78">
        <w:rPr>
          <w:rFonts w:ascii="Times New Roman" w:hAnsi="Times New Roman" w:cs="Times New Roman"/>
        </w:rPr>
        <w:t xml:space="preserve"> </w:t>
      </w:r>
    </w:p>
    <w:p w14:paraId="21F4246F" w14:textId="77777777" w:rsidR="00AD09CA" w:rsidRPr="008F2A78" w:rsidRDefault="00AD09CA" w:rsidP="008F2A78">
      <w:pPr>
        <w:jc w:val="both"/>
        <w:rPr>
          <w:rFonts w:ascii="Times New Roman" w:hAnsi="Times New Roman" w:cs="Times New Roman"/>
          <w:b/>
          <w:bCs/>
          <w:sz w:val="28"/>
          <w:szCs w:val="28"/>
        </w:rPr>
      </w:pPr>
    </w:p>
    <w:p w14:paraId="11E77A63" w14:textId="3C2017AF" w:rsidR="00E05294" w:rsidRPr="008F2A78" w:rsidRDefault="00902119" w:rsidP="008F2A78">
      <w:pPr>
        <w:jc w:val="both"/>
        <w:rPr>
          <w:rFonts w:ascii="Times New Roman" w:hAnsi="Times New Roman" w:cs="Times New Roman"/>
          <w:b/>
          <w:bCs/>
        </w:rPr>
      </w:pPr>
      <w:r>
        <w:rPr>
          <w:rFonts w:ascii="Times New Roman" w:hAnsi="Times New Roman" w:cs="Times New Roman"/>
          <w:b/>
          <w:bCs/>
        </w:rPr>
        <w:t xml:space="preserve">3.1. </w:t>
      </w:r>
      <w:r w:rsidR="00AD09CA" w:rsidRPr="008F2A78">
        <w:rPr>
          <w:rFonts w:ascii="Times New Roman" w:hAnsi="Times New Roman" w:cs="Times New Roman"/>
          <w:b/>
          <w:bCs/>
        </w:rPr>
        <w:t>Panic Disorder Dataset Details</w:t>
      </w:r>
    </w:p>
    <w:p w14:paraId="79D14680" w14:textId="3168C478" w:rsidR="08FD0C10" w:rsidRDefault="08FD0C10" w:rsidP="08FD0C10">
      <w:pPr>
        <w:jc w:val="both"/>
        <w:rPr>
          <w:rFonts w:ascii="Times New Roman" w:hAnsi="Times New Roman" w:cs="Times New Roman"/>
          <w:b/>
          <w:bCs/>
        </w:rPr>
      </w:pPr>
    </w:p>
    <w:p w14:paraId="784EDCDC" w14:textId="77777777" w:rsidR="00E05294" w:rsidRPr="008F2A78" w:rsidRDefault="00E05294" w:rsidP="008F2A78">
      <w:pPr>
        <w:jc w:val="both"/>
        <w:rPr>
          <w:rFonts w:ascii="Times New Roman" w:hAnsi="Times New Roman" w:cs="Times New Roman"/>
        </w:rPr>
      </w:pPr>
      <w:r w:rsidRPr="08FD0C10">
        <w:rPr>
          <w:rFonts w:ascii="Times New Roman" w:hAnsi="Times New Roman" w:cs="Times New Roman"/>
          <w:u w:val="single"/>
        </w:rPr>
        <w:t>Participant ID:</w:t>
      </w:r>
      <w:r w:rsidRPr="008F2A78">
        <w:rPr>
          <w:rFonts w:ascii="Times New Roman" w:hAnsi="Times New Roman" w:cs="Times New Roman"/>
        </w:rPr>
        <w:t xml:space="preserve"> A unique identifier for each participant in the survey or study. Typically, this is a number that has no intrinsic meaning other than identifying a unique individual.</w:t>
      </w:r>
    </w:p>
    <w:p w14:paraId="047BED45" w14:textId="77777777" w:rsidR="00E05294" w:rsidRPr="008F2A78" w:rsidRDefault="00E05294" w:rsidP="008F2A78">
      <w:pPr>
        <w:jc w:val="both"/>
        <w:rPr>
          <w:rFonts w:ascii="Times New Roman" w:hAnsi="Times New Roman" w:cs="Times New Roman"/>
        </w:rPr>
      </w:pPr>
      <w:r w:rsidRPr="08FD0C10">
        <w:rPr>
          <w:rFonts w:ascii="Times New Roman" w:hAnsi="Times New Roman" w:cs="Times New Roman"/>
          <w:u w:val="single"/>
        </w:rPr>
        <w:t>Age:</w:t>
      </w:r>
      <w:r w:rsidRPr="008F2A78">
        <w:rPr>
          <w:rFonts w:ascii="Times New Roman" w:hAnsi="Times New Roman" w:cs="Times New Roman"/>
        </w:rPr>
        <w:t xml:space="preserve"> The age of the participant at the time of the survey or study.</w:t>
      </w:r>
    </w:p>
    <w:p w14:paraId="214A2199" w14:textId="77777777" w:rsidR="00E05294" w:rsidRPr="008F2A78" w:rsidRDefault="00E05294" w:rsidP="008F2A78">
      <w:pPr>
        <w:jc w:val="both"/>
        <w:rPr>
          <w:rFonts w:ascii="Times New Roman" w:hAnsi="Times New Roman" w:cs="Times New Roman"/>
        </w:rPr>
      </w:pPr>
      <w:r w:rsidRPr="08FD0C10">
        <w:rPr>
          <w:rFonts w:ascii="Times New Roman" w:hAnsi="Times New Roman" w:cs="Times New Roman"/>
          <w:u w:val="single"/>
        </w:rPr>
        <w:t>Gender:</w:t>
      </w:r>
      <w:r w:rsidRPr="008F2A78">
        <w:rPr>
          <w:rFonts w:ascii="Times New Roman" w:hAnsi="Times New Roman" w:cs="Times New Roman"/>
        </w:rPr>
        <w:t xml:space="preserve"> The gender of the participant.</w:t>
      </w:r>
    </w:p>
    <w:p w14:paraId="33F7A088" w14:textId="77777777" w:rsidR="00E05294" w:rsidRPr="008F2A78" w:rsidRDefault="00E05294" w:rsidP="008F2A78">
      <w:pPr>
        <w:jc w:val="both"/>
        <w:rPr>
          <w:rFonts w:ascii="Times New Roman" w:hAnsi="Times New Roman" w:cs="Times New Roman"/>
        </w:rPr>
      </w:pPr>
      <w:r w:rsidRPr="08FD0C10">
        <w:rPr>
          <w:rFonts w:ascii="Times New Roman" w:hAnsi="Times New Roman" w:cs="Times New Roman"/>
          <w:u w:val="single"/>
        </w:rPr>
        <w:t>Family History:</w:t>
      </w:r>
      <w:r w:rsidRPr="008F2A78">
        <w:rPr>
          <w:rFonts w:ascii="Times New Roman" w:hAnsi="Times New Roman" w:cs="Times New Roman"/>
        </w:rPr>
        <w:t xml:space="preserve"> Information about the presence of panic disorder or other mental health disorders in the participant's family.</w:t>
      </w:r>
    </w:p>
    <w:p w14:paraId="3DD652DB" w14:textId="77777777" w:rsidR="00E05294" w:rsidRPr="008F2A78" w:rsidRDefault="00E05294" w:rsidP="008F2A78">
      <w:pPr>
        <w:jc w:val="both"/>
        <w:rPr>
          <w:rFonts w:ascii="Times New Roman" w:hAnsi="Times New Roman" w:cs="Times New Roman"/>
        </w:rPr>
      </w:pPr>
      <w:r w:rsidRPr="08FD0C10">
        <w:rPr>
          <w:rFonts w:ascii="Times New Roman" w:hAnsi="Times New Roman" w:cs="Times New Roman"/>
          <w:u w:val="single"/>
        </w:rPr>
        <w:t>Personal History:</w:t>
      </w:r>
      <w:r w:rsidRPr="008F2A78">
        <w:rPr>
          <w:rFonts w:ascii="Times New Roman" w:hAnsi="Times New Roman" w:cs="Times New Roman"/>
        </w:rPr>
        <w:t xml:space="preserve"> The personal history of the participant, likely referring to past events or conditions relevant to mental health.</w:t>
      </w:r>
    </w:p>
    <w:p w14:paraId="6235600B" w14:textId="77777777" w:rsidR="00E05294" w:rsidRPr="008F2A78" w:rsidRDefault="00E05294" w:rsidP="008F2A78">
      <w:pPr>
        <w:jc w:val="both"/>
        <w:rPr>
          <w:rFonts w:ascii="Times New Roman" w:hAnsi="Times New Roman" w:cs="Times New Roman"/>
        </w:rPr>
      </w:pPr>
      <w:r w:rsidRPr="08FD0C10">
        <w:rPr>
          <w:rFonts w:ascii="Times New Roman" w:hAnsi="Times New Roman" w:cs="Times New Roman"/>
          <w:u w:val="single"/>
        </w:rPr>
        <w:t>Current Stressors:</w:t>
      </w:r>
      <w:r w:rsidRPr="008F2A78">
        <w:rPr>
          <w:rFonts w:ascii="Times New Roman" w:hAnsi="Times New Roman" w:cs="Times New Roman"/>
        </w:rPr>
        <w:t xml:space="preserve"> Current stressors in the participant's life that might affect mental health.</w:t>
      </w:r>
    </w:p>
    <w:p w14:paraId="34B26096" w14:textId="3EDF2734" w:rsidR="00E05294" w:rsidRPr="008F2A78" w:rsidRDefault="00E05294" w:rsidP="008F2A78">
      <w:pPr>
        <w:jc w:val="both"/>
        <w:rPr>
          <w:rFonts w:ascii="Times New Roman" w:hAnsi="Times New Roman" w:cs="Times New Roman"/>
        </w:rPr>
      </w:pPr>
      <w:r w:rsidRPr="008F2A78">
        <w:rPr>
          <w:rFonts w:ascii="Times New Roman" w:hAnsi="Times New Roman" w:cs="Times New Roman"/>
        </w:rPr>
        <w:t xml:space="preserve">Symptoms: </w:t>
      </w:r>
      <w:r w:rsidR="00F848F2">
        <w:rPr>
          <w:rFonts w:ascii="Times New Roman" w:hAnsi="Times New Roman" w:cs="Times New Roman"/>
        </w:rPr>
        <w:t>S</w:t>
      </w:r>
      <w:r w:rsidRPr="008F2A78">
        <w:rPr>
          <w:rFonts w:ascii="Times New Roman" w:hAnsi="Times New Roman" w:cs="Times New Roman"/>
        </w:rPr>
        <w:t>ymptoms reported by the participant</w:t>
      </w:r>
    </w:p>
    <w:p w14:paraId="3A30251F" w14:textId="6DFA40B4" w:rsidR="00E05294" w:rsidRPr="008F2A78" w:rsidRDefault="00E05294" w:rsidP="008F2A78">
      <w:pPr>
        <w:jc w:val="both"/>
        <w:rPr>
          <w:rFonts w:ascii="Times New Roman" w:hAnsi="Times New Roman" w:cs="Times New Roman"/>
        </w:rPr>
      </w:pPr>
      <w:r w:rsidRPr="08FD0C10">
        <w:rPr>
          <w:rFonts w:ascii="Times New Roman" w:hAnsi="Times New Roman" w:cs="Times New Roman"/>
          <w:u w:val="single"/>
        </w:rPr>
        <w:t>Severity:</w:t>
      </w:r>
      <w:r w:rsidRPr="008F2A78">
        <w:rPr>
          <w:rFonts w:ascii="Times New Roman" w:hAnsi="Times New Roman" w:cs="Times New Roman"/>
        </w:rPr>
        <w:t xml:space="preserve"> </w:t>
      </w:r>
      <w:r w:rsidR="006D432C">
        <w:rPr>
          <w:rFonts w:ascii="Times New Roman" w:hAnsi="Times New Roman" w:cs="Times New Roman"/>
        </w:rPr>
        <w:t>S</w:t>
      </w:r>
      <w:r w:rsidRPr="008F2A78">
        <w:rPr>
          <w:rFonts w:ascii="Times New Roman" w:hAnsi="Times New Roman" w:cs="Times New Roman"/>
        </w:rPr>
        <w:t>ymptom</w:t>
      </w:r>
      <w:r w:rsidR="00C01339">
        <w:rPr>
          <w:rFonts w:ascii="Times New Roman" w:hAnsi="Times New Roman" w:cs="Times New Roman"/>
        </w:rPr>
        <w:t xml:space="preserve"> severity </w:t>
      </w:r>
      <w:r w:rsidRPr="008F2A78">
        <w:rPr>
          <w:rFonts w:ascii="Times New Roman" w:hAnsi="Times New Roman" w:cs="Times New Roman"/>
        </w:rPr>
        <w:t>reported by the participant.</w:t>
      </w:r>
    </w:p>
    <w:p w14:paraId="640CECCD" w14:textId="6163A93E" w:rsidR="00E05294" w:rsidRPr="008F2A78" w:rsidRDefault="00E05294" w:rsidP="008F2A78">
      <w:pPr>
        <w:jc w:val="both"/>
        <w:rPr>
          <w:rFonts w:ascii="Times New Roman" w:hAnsi="Times New Roman" w:cs="Times New Roman"/>
        </w:rPr>
      </w:pPr>
      <w:r w:rsidRPr="08FD0C10">
        <w:rPr>
          <w:rFonts w:ascii="Times New Roman" w:hAnsi="Times New Roman" w:cs="Times New Roman"/>
          <w:u w:val="single"/>
        </w:rPr>
        <w:t>Impact on Life:</w:t>
      </w:r>
      <w:r w:rsidRPr="008F2A78">
        <w:rPr>
          <w:rFonts w:ascii="Times New Roman" w:hAnsi="Times New Roman" w:cs="Times New Roman"/>
        </w:rPr>
        <w:t xml:space="preserve"> Measures the degree to which the symptoms affect the participant's daily life, whether at work, in relationships, or </w:t>
      </w:r>
      <w:r w:rsidR="00AA0F0A">
        <w:rPr>
          <w:rFonts w:ascii="Times New Roman" w:hAnsi="Times New Roman" w:cs="Times New Roman"/>
        </w:rPr>
        <w:t xml:space="preserve">in </w:t>
      </w:r>
      <w:r w:rsidRPr="008F2A78">
        <w:rPr>
          <w:rFonts w:ascii="Times New Roman" w:hAnsi="Times New Roman" w:cs="Times New Roman"/>
        </w:rPr>
        <w:t>other areas.</w:t>
      </w:r>
    </w:p>
    <w:p w14:paraId="5EE56CCE" w14:textId="77777777" w:rsidR="00E05294" w:rsidRPr="008F2A78" w:rsidRDefault="00E05294" w:rsidP="008F2A78">
      <w:pPr>
        <w:jc w:val="both"/>
        <w:rPr>
          <w:rFonts w:ascii="Times New Roman" w:hAnsi="Times New Roman" w:cs="Times New Roman"/>
        </w:rPr>
      </w:pPr>
      <w:r w:rsidRPr="08FD0C10">
        <w:rPr>
          <w:rFonts w:ascii="Times New Roman" w:hAnsi="Times New Roman" w:cs="Times New Roman"/>
          <w:u w:val="single"/>
        </w:rPr>
        <w:t>Demographics:</w:t>
      </w:r>
      <w:r w:rsidRPr="008F2A78">
        <w:rPr>
          <w:rFonts w:ascii="Times New Roman" w:hAnsi="Times New Roman" w:cs="Times New Roman"/>
        </w:rPr>
        <w:t xml:space="preserve"> Demographic information about the participant.</w:t>
      </w:r>
    </w:p>
    <w:p w14:paraId="228C101A" w14:textId="77777777" w:rsidR="00E05294" w:rsidRPr="008F2A78" w:rsidRDefault="00E05294" w:rsidP="008F2A78">
      <w:pPr>
        <w:jc w:val="both"/>
        <w:rPr>
          <w:rFonts w:ascii="Times New Roman" w:hAnsi="Times New Roman" w:cs="Times New Roman"/>
        </w:rPr>
      </w:pPr>
      <w:r w:rsidRPr="08FD0C10">
        <w:rPr>
          <w:rFonts w:ascii="Times New Roman" w:hAnsi="Times New Roman" w:cs="Times New Roman"/>
          <w:u w:val="single"/>
        </w:rPr>
        <w:t>Medical History:</w:t>
      </w:r>
      <w:r w:rsidRPr="008F2A78">
        <w:rPr>
          <w:rFonts w:ascii="Times New Roman" w:hAnsi="Times New Roman" w:cs="Times New Roman"/>
        </w:rPr>
        <w:t xml:space="preserve"> The general medical history of the participant.</w:t>
      </w:r>
    </w:p>
    <w:p w14:paraId="7252732F" w14:textId="77777777" w:rsidR="00E05294" w:rsidRPr="008F2A78" w:rsidRDefault="00E05294" w:rsidP="008F2A78">
      <w:pPr>
        <w:jc w:val="both"/>
        <w:rPr>
          <w:rFonts w:ascii="Times New Roman" w:hAnsi="Times New Roman" w:cs="Times New Roman"/>
        </w:rPr>
      </w:pPr>
      <w:r w:rsidRPr="08FD0C10">
        <w:rPr>
          <w:rFonts w:ascii="Times New Roman" w:hAnsi="Times New Roman" w:cs="Times New Roman"/>
          <w:u w:val="single"/>
        </w:rPr>
        <w:t>Psychiatric History:</w:t>
      </w:r>
      <w:r w:rsidRPr="008F2A78">
        <w:rPr>
          <w:rFonts w:ascii="Times New Roman" w:hAnsi="Times New Roman" w:cs="Times New Roman"/>
        </w:rPr>
        <w:t xml:space="preserve"> The psychiatric history of the participant.</w:t>
      </w:r>
    </w:p>
    <w:p w14:paraId="6019C5B0" w14:textId="77777777" w:rsidR="00E05294" w:rsidRPr="008F2A78" w:rsidRDefault="00E05294" w:rsidP="008F2A78">
      <w:pPr>
        <w:jc w:val="both"/>
        <w:rPr>
          <w:rFonts w:ascii="Times New Roman" w:hAnsi="Times New Roman" w:cs="Times New Roman"/>
        </w:rPr>
      </w:pPr>
      <w:r w:rsidRPr="08FD0C10">
        <w:rPr>
          <w:rFonts w:ascii="Times New Roman" w:hAnsi="Times New Roman" w:cs="Times New Roman"/>
          <w:u w:val="single"/>
        </w:rPr>
        <w:t>Substance Use:</w:t>
      </w:r>
      <w:r w:rsidRPr="008F2A78">
        <w:rPr>
          <w:rFonts w:ascii="Times New Roman" w:hAnsi="Times New Roman" w:cs="Times New Roman"/>
        </w:rPr>
        <w:t xml:space="preserve"> Information about the participant's use of substances.</w:t>
      </w:r>
    </w:p>
    <w:p w14:paraId="57C1D544" w14:textId="77777777" w:rsidR="00E05294" w:rsidRPr="008F2A78" w:rsidRDefault="00E05294" w:rsidP="008F2A78">
      <w:pPr>
        <w:jc w:val="both"/>
        <w:rPr>
          <w:rFonts w:ascii="Times New Roman" w:hAnsi="Times New Roman" w:cs="Times New Roman"/>
        </w:rPr>
      </w:pPr>
      <w:r w:rsidRPr="08FD0C10">
        <w:rPr>
          <w:rFonts w:ascii="Times New Roman" w:hAnsi="Times New Roman" w:cs="Times New Roman"/>
          <w:u w:val="single"/>
        </w:rPr>
        <w:t>Coping Mechanisms:</w:t>
      </w:r>
      <w:r w:rsidRPr="008F2A78">
        <w:rPr>
          <w:rFonts w:ascii="Times New Roman" w:hAnsi="Times New Roman" w:cs="Times New Roman"/>
        </w:rPr>
        <w:t xml:space="preserve"> The coping strategies the participant uses to deal with stress or the symptoms of panic disorder.</w:t>
      </w:r>
    </w:p>
    <w:p w14:paraId="421F73DC" w14:textId="77777777" w:rsidR="00E05294" w:rsidRPr="008F2A78" w:rsidRDefault="00E05294" w:rsidP="008F2A78">
      <w:pPr>
        <w:jc w:val="both"/>
        <w:rPr>
          <w:rFonts w:ascii="Times New Roman" w:hAnsi="Times New Roman" w:cs="Times New Roman"/>
        </w:rPr>
      </w:pPr>
      <w:r w:rsidRPr="08FD0C10">
        <w:rPr>
          <w:rFonts w:ascii="Times New Roman" w:hAnsi="Times New Roman" w:cs="Times New Roman"/>
          <w:u w:val="single"/>
        </w:rPr>
        <w:t>Social Support:</w:t>
      </w:r>
      <w:r w:rsidRPr="008F2A78">
        <w:rPr>
          <w:rFonts w:ascii="Times New Roman" w:hAnsi="Times New Roman" w:cs="Times New Roman"/>
        </w:rPr>
        <w:t xml:space="preserve"> The amount and quality of social support available to the participant, such as friends, family, or support groups.</w:t>
      </w:r>
    </w:p>
    <w:p w14:paraId="4BAC96D0" w14:textId="77777777" w:rsidR="00E05294" w:rsidRPr="008F2A78" w:rsidRDefault="00E05294" w:rsidP="008F2A78">
      <w:pPr>
        <w:jc w:val="both"/>
        <w:rPr>
          <w:rFonts w:ascii="Times New Roman" w:hAnsi="Times New Roman" w:cs="Times New Roman"/>
        </w:rPr>
      </w:pPr>
      <w:r w:rsidRPr="08FD0C10">
        <w:rPr>
          <w:rFonts w:ascii="Times New Roman" w:hAnsi="Times New Roman" w:cs="Times New Roman"/>
          <w:u w:val="single"/>
        </w:rPr>
        <w:t>Lifestyle Factors:</w:t>
      </w:r>
      <w:r w:rsidRPr="008F2A78">
        <w:rPr>
          <w:rFonts w:ascii="Times New Roman" w:hAnsi="Times New Roman" w:cs="Times New Roman"/>
        </w:rPr>
        <w:t xml:space="preserve"> Factors related to the participant's lifestyle that might affect mental health, such as sleep patterns, diet, and physical exercise.</w:t>
      </w:r>
    </w:p>
    <w:p w14:paraId="372285E0" w14:textId="77777777" w:rsidR="00E05294" w:rsidRPr="008F2A78" w:rsidRDefault="00E05294" w:rsidP="008F2A78">
      <w:pPr>
        <w:jc w:val="both"/>
        <w:rPr>
          <w:rFonts w:ascii="Times New Roman" w:hAnsi="Times New Roman" w:cs="Times New Roman"/>
        </w:rPr>
      </w:pPr>
      <w:r w:rsidRPr="08FD0C10">
        <w:rPr>
          <w:rFonts w:ascii="Times New Roman" w:hAnsi="Times New Roman" w:cs="Times New Roman"/>
          <w:u w:val="single"/>
        </w:rPr>
        <w:t>Panic Disorder Diagnosis:</w:t>
      </w:r>
      <w:r w:rsidRPr="008F2A78">
        <w:rPr>
          <w:rFonts w:ascii="Times New Roman" w:hAnsi="Times New Roman" w:cs="Times New Roman"/>
        </w:rPr>
        <w:t xml:space="preserve"> The diagnosis of panic disorder likely indicates whether the participant has been diagnosed with the disorder or not.</w:t>
      </w:r>
    </w:p>
    <w:p w14:paraId="780D5ED8" w14:textId="77777777" w:rsidR="003B4916" w:rsidRPr="008F2A78" w:rsidRDefault="003B4916" w:rsidP="00BF763A">
      <w:pPr>
        <w:rPr>
          <w:rFonts w:cs="Times New Roman"/>
          <w:sz w:val="28"/>
          <w:szCs w:val="28"/>
        </w:rPr>
      </w:pPr>
    </w:p>
    <w:p w14:paraId="0589A08C" w14:textId="14552478" w:rsidR="00B4384D" w:rsidRPr="00902119" w:rsidRDefault="00902119" w:rsidP="00BF763A">
      <w:pPr>
        <w:rPr>
          <w:rFonts w:ascii="Times New Roman" w:hAnsi="Times New Roman" w:cs="Times New Roman"/>
          <w:b/>
          <w:bCs/>
        </w:rPr>
      </w:pPr>
      <w:r>
        <w:rPr>
          <w:rFonts w:ascii="Times New Roman" w:hAnsi="Times New Roman" w:cs="Times New Roman"/>
          <w:b/>
          <w:bCs/>
        </w:rPr>
        <w:t xml:space="preserve">3.2. </w:t>
      </w:r>
      <w:r w:rsidR="00393CC7" w:rsidRPr="00902119">
        <w:rPr>
          <w:rFonts w:ascii="Times New Roman" w:hAnsi="Times New Roman" w:cs="Times New Roman"/>
          <w:b/>
          <w:bCs/>
        </w:rPr>
        <w:t xml:space="preserve">Python </w:t>
      </w:r>
      <w:r w:rsidR="00B4384D" w:rsidRPr="00902119">
        <w:rPr>
          <w:rFonts w:ascii="Times New Roman" w:hAnsi="Times New Roman" w:cs="Times New Roman"/>
          <w:b/>
          <w:bCs/>
        </w:rPr>
        <w:t>Libraries Imported</w:t>
      </w:r>
    </w:p>
    <w:p w14:paraId="3EF2707F" w14:textId="6700D1AD" w:rsidR="08FD0C10" w:rsidRDefault="08FD0C10" w:rsidP="08FD0C10">
      <w:pPr>
        <w:rPr>
          <w:rFonts w:ascii="Times New Roman" w:hAnsi="Times New Roman" w:cs="Times New Roman"/>
          <w:b/>
          <w:bCs/>
        </w:rPr>
      </w:pPr>
    </w:p>
    <w:p w14:paraId="70E2593E" w14:textId="6700D1AD" w:rsidR="00497814" w:rsidRDefault="00B86032" w:rsidP="00497814">
      <w:pPr>
        <w:jc w:val="both"/>
        <w:rPr>
          <w:rFonts w:ascii="Times New Roman" w:hAnsi="Times New Roman" w:cs="Times New Roman"/>
        </w:rPr>
      </w:pPr>
      <w:r w:rsidRPr="00902119">
        <w:rPr>
          <w:rFonts w:ascii="Times New Roman" w:hAnsi="Times New Roman" w:cs="Times New Roman"/>
          <w:u w:val="single"/>
        </w:rPr>
        <w:lastRenderedPageBreak/>
        <w:t>Pandas</w:t>
      </w:r>
      <w:r w:rsidRPr="00902119">
        <w:rPr>
          <w:rFonts w:ascii="Times New Roman" w:hAnsi="Times New Roman" w:cs="Times New Roman"/>
        </w:rPr>
        <w:t xml:space="preserve">: </w:t>
      </w:r>
      <w:r w:rsidR="00497814" w:rsidRPr="00497814">
        <w:rPr>
          <w:rFonts w:ascii="Times New Roman" w:hAnsi="Times New Roman" w:cs="Times New Roman"/>
        </w:rPr>
        <w:t>Pandas is a Python software package designed for data analysis and manipulation. It provides procedures and data structures for working with time series and numerical tables.</w:t>
      </w:r>
    </w:p>
    <w:p w14:paraId="0A69E744" w14:textId="3D4FEDED" w:rsidR="001C5803" w:rsidRDefault="008F2A78" w:rsidP="001C5803">
      <w:pPr>
        <w:jc w:val="both"/>
        <w:rPr>
          <w:rFonts w:ascii="Times New Roman" w:hAnsi="Times New Roman" w:cs="Times New Roman"/>
        </w:rPr>
      </w:pPr>
      <w:r w:rsidRPr="00902119">
        <w:rPr>
          <w:rFonts w:ascii="Times New Roman" w:hAnsi="Times New Roman" w:cs="Times New Roman"/>
          <w:u w:val="single"/>
        </w:rPr>
        <w:t>NumPy</w:t>
      </w:r>
      <w:r w:rsidR="00B86032" w:rsidRPr="00902119">
        <w:rPr>
          <w:rFonts w:ascii="Times New Roman" w:hAnsi="Times New Roman" w:cs="Times New Roman"/>
        </w:rPr>
        <w:t xml:space="preserve">: </w:t>
      </w:r>
      <w:r w:rsidR="001C5803" w:rsidRPr="001C5803">
        <w:rPr>
          <w:rFonts w:ascii="Times New Roman" w:hAnsi="Times New Roman" w:cs="Times New Roman"/>
        </w:rPr>
        <w:t xml:space="preserve">Large, </w:t>
      </w:r>
      <w:r w:rsidR="004D27EF">
        <w:rPr>
          <w:rFonts w:ascii="Times New Roman" w:hAnsi="Times New Roman" w:cs="Times New Roman"/>
        </w:rPr>
        <w:t>multi-dimensional</w:t>
      </w:r>
      <w:r w:rsidR="001C5803" w:rsidRPr="001C5803">
        <w:rPr>
          <w:rFonts w:ascii="Times New Roman" w:hAnsi="Times New Roman" w:cs="Times New Roman"/>
        </w:rPr>
        <w:t xml:space="preserve"> arrays and matrices are supported by NumPy, a library for the Python programming language that also offers an extensive range of advanced mathematical operations that may be performed on these arrays.</w:t>
      </w:r>
    </w:p>
    <w:p w14:paraId="790FE803" w14:textId="28CCFA0D" w:rsidR="00F3324C" w:rsidRDefault="00B86032" w:rsidP="00F3324C">
      <w:pPr>
        <w:jc w:val="both"/>
        <w:rPr>
          <w:rFonts w:ascii="Times New Roman" w:hAnsi="Times New Roman" w:cs="Times New Roman"/>
        </w:rPr>
      </w:pPr>
      <w:r w:rsidRPr="00902119">
        <w:rPr>
          <w:rFonts w:ascii="Times New Roman" w:hAnsi="Times New Roman" w:cs="Times New Roman"/>
          <w:u w:val="single"/>
        </w:rPr>
        <w:t>Scikit-learn Package</w:t>
      </w:r>
      <w:r w:rsidRPr="00902119">
        <w:rPr>
          <w:rFonts w:ascii="Times New Roman" w:hAnsi="Times New Roman" w:cs="Times New Roman"/>
        </w:rPr>
        <w:t xml:space="preserve">: </w:t>
      </w:r>
      <w:r w:rsidR="00F3324C" w:rsidRPr="00F3324C">
        <w:rPr>
          <w:rFonts w:ascii="Times New Roman" w:hAnsi="Times New Roman" w:cs="Times New Roman"/>
        </w:rPr>
        <w:t xml:space="preserve">Scikit-learn is a free Python machine-learning library. It has </w:t>
      </w:r>
      <w:proofErr w:type="gramStart"/>
      <w:r w:rsidR="00F3324C" w:rsidRPr="00F3324C">
        <w:rPr>
          <w:rFonts w:ascii="Times New Roman" w:hAnsi="Times New Roman" w:cs="Times New Roman"/>
        </w:rPr>
        <w:t>a number of</w:t>
      </w:r>
      <w:proofErr w:type="gramEnd"/>
      <w:r w:rsidR="00F3324C" w:rsidRPr="00F3324C">
        <w:rPr>
          <w:rFonts w:ascii="Times New Roman" w:hAnsi="Times New Roman" w:cs="Times New Roman"/>
        </w:rPr>
        <w:t xml:space="preserve"> algorithms, including XGBoost, Random Forest, Decision Tree, and Logistic Regression.</w:t>
      </w:r>
    </w:p>
    <w:p w14:paraId="3D99261D" w14:textId="77777777" w:rsidR="00C65895" w:rsidRDefault="00B86032" w:rsidP="00C65895">
      <w:pPr>
        <w:jc w:val="both"/>
        <w:rPr>
          <w:rFonts w:ascii="Times New Roman" w:hAnsi="Times New Roman" w:cs="Times New Roman"/>
        </w:rPr>
      </w:pPr>
      <w:r w:rsidRPr="00902119">
        <w:rPr>
          <w:rFonts w:ascii="Times New Roman" w:hAnsi="Times New Roman" w:cs="Times New Roman"/>
          <w:u w:val="single"/>
        </w:rPr>
        <w:t>Confusion Matrix</w:t>
      </w:r>
      <w:r w:rsidRPr="00902119">
        <w:rPr>
          <w:rFonts w:ascii="Times New Roman" w:hAnsi="Times New Roman" w:cs="Times New Roman"/>
        </w:rPr>
        <w:t xml:space="preserve">: </w:t>
      </w:r>
      <w:r w:rsidR="00C65895" w:rsidRPr="00C65895">
        <w:rPr>
          <w:rFonts w:ascii="Times New Roman" w:hAnsi="Times New Roman" w:cs="Times New Roman"/>
        </w:rPr>
        <w:t>A confusion matrix is a summary tool used to assess how well a classification algorithm performs. If there are more than two classes in your dataset or if there are unequal numbers of observations in each class, classification accuracy alone may be deceptive.</w:t>
      </w:r>
    </w:p>
    <w:p w14:paraId="36394A06" w14:textId="77777777" w:rsidR="00716A14" w:rsidRDefault="00B86032" w:rsidP="00716A14">
      <w:pPr>
        <w:jc w:val="both"/>
        <w:rPr>
          <w:rFonts w:ascii="Times New Roman" w:hAnsi="Times New Roman" w:cs="Times New Roman"/>
        </w:rPr>
      </w:pPr>
      <w:r w:rsidRPr="00902119">
        <w:rPr>
          <w:rFonts w:ascii="Times New Roman" w:hAnsi="Times New Roman" w:cs="Times New Roman"/>
          <w:u w:val="single"/>
        </w:rPr>
        <w:t>Classification Report</w:t>
      </w:r>
      <w:r w:rsidRPr="00902119">
        <w:rPr>
          <w:rFonts w:ascii="Times New Roman" w:hAnsi="Times New Roman" w:cs="Times New Roman"/>
        </w:rPr>
        <w:t>:</w:t>
      </w:r>
      <w:r w:rsidR="00D37877" w:rsidRPr="00902119">
        <w:rPr>
          <w:rFonts w:ascii="Times New Roman" w:hAnsi="Times New Roman" w:cs="Times New Roman"/>
        </w:rPr>
        <w:t xml:space="preserve"> </w:t>
      </w:r>
      <w:r w:rsidR="00716A14" w:rsidRPr="00716A14">
        <w:rPr>
          <w:rFonts w:ascii="Times New Roman" w:hAnsi="Times New Roman" w:cs="Times New Roman"/>
        </w:rPr>
        <w:t>The model's precision, recall, F1, and support scores are shown by the classification report visualizer.</w:t>
      </w:r>
    </w:p>
    <w:p w14:paraId="6817CE50" w14:textId="5B30CEA1" w:rsidR="08FD0C10" w:rsidRDefault="00B86032" w:rsidP="00393B30">
      <w:pPr>
        <w:jc w:val="both"/>
        <w:rPr>
          <w:rFonts w:ascii="Times New Roman" w:hAnsi="Times New Roman" w:cs="Times New Roman"/>
        </w:rPr>
      </w:pPr>
      <w:r w:rsidRPr="00902119">
        <w:rPr>
          <w:rFonts w:ascii="Times New Roman" w:hAnsi="Times New Roman" w:cs="Times New Roman"/>
          <w:u w:val="single"/>
        </w:rPr>
        <w:t>Accuracy Score</w:t>
      </w:r>
      <w:r w:rsidRPr="00902119">
        <w:rPr>
          <w:rFonts w:ascii="Times New Roman" w:hAnsi="Times New Roman" w:cs="Times New Roman"/>
        </w:rPr>
        <w:t xml:space="preserve">: </w:t>
      </w:r>
      <w:r w:rsidR="00393B30" w:rsidRPr="00393B30">
        <w:rPr>
          <w:rFonts w:ascii="Times New Roman" w:hAnsi="Times New Roman" w:cs="Times New Roman"/>
        </w:rPr>
        <w:t>It's a metric that's used to assess how well the classification model performs.</w:t>
      </w:r>
      <w:r w:rsidR="00393B30">
        <w:rPr>
          <w:rFonts w:ascii="Times New Roman" w:hAnsi="Times New Roman" w:cs="Times New Roman"/>
        </w:rPr>
        <w:t xml:space="preserve"> </w:t>
      </w:r>
      <w:r w:rsidR="00FC4582" w:rsidRPr="00FC4582">
        <w:rPr>
          <w:rFonts w:ascii="Times New Roman" w:hAnsi="Times New Roman" w:cs="Times New Roman"/>
        </w:rPr>
        <w:t>It represents the ratio of correctly predicted instances to the total number of instances in a dataset. The accuracy score is often expressed as a percentage.</w:t>
      </w:r>
    </w:p>
    <w:p w14:paraId="1EADFA61" w14:textId="033C7B5E" w:rsidR="00B86032" w:rsidRDefault="0040184F" w:rsidP="0040184F">
      <w:pPr>
        <w:jc w:val="center"/>
      </w:pPr>
      <w:r w:rsidRPr="0040184F">
        <w:rPr>
          <w:noProof/>
        </w:rPr>
        <w:drawing>
          <wp:inline distT="0" distB="0" distL="0" distR="0" wp14:anchorId="42556CA3" wp14:editId="54474C32">
            <wp:extent cx="5104151" cy="2298504"/>
            <wp:effectExtent l="0" t="0" r="1270" b="635"/>
            <wp:docPr id="2119618110" name="Picture 2119618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18110" name=""/>
                    <pic:cNvPicPr/>
                  </pic:nvPicPr>
                  <pic:blipFill>
                    <a:blip r:embed="rId10"/>
                    <a:stretch>
                      <a:fillRect/>
                    </a:stretch>
                  </pic:blipFill>
                  <pic:spPr>
                    <a:xfrm>
                      <a:off x="0" y="0"/>
                      <a:ext cx="5141118" cy="2315151"/>
                    </a:xfrm>
                    <a:prstGeom prst="rect">
                      <a:avLst/>
                    </a:prstGeom>
                  </pic:spPr>
                </pic:pic>
              </a:graphicData>
            </a:graphic>
          </wp:inline>
        </w:drawing>
      </w:r>
    </w:p>
    <w:p w14:paraId="7FB243B5" w14:textId="77777777" w:rsidR="00D726B0" w:rsidRDefault="00D726B0" w:rsidP="004E092D">
      <w:pPr>
        <w:jc w:val="both"/>
        <w:rPr>
          <w:rFonts w:ascii="Times New Roman" w:hAnsi="Times New Roman" w:cs="Times New Roman"/>
        </w:rPr>
      </w:pPr>
    </w:p>
    <w:p w14:paraId="47A733F1" w14:textId="77777777" w:rsidR="00D726B0" w:rsidRPr="00F41751" w:rsidRDefault="00D726B0" w:rsidP="004E092D">
      <w:pPr>
        <w:jc w:val="both"/>
        <w:rPr>
          <w:rFonts w:ascii="Times New Roman" w:hAnsi="Times New Roman" w:cs="Times New Roman"/>
        </w:rPr>
      </w:pPr>
    </w:p>
    <w:p w14:paraId="013B4B78" w14:textId="59B5CFD5" w:rsidR="00D726B0" w:rsidRDefault="00BA6601" w:rsidP="004E092D">
      <w:pPr>
        <w:jc w:val="both"/>
        <w:rPr>
          <w:rFonts w:ascii="Times New Roman" w:hAnsi="Times New Roman" w:cs="Times New Roman"/>
          <w:b/>
          <w:bCs/>
        </w:rPr>
      </w:pPr>
      <w:r w:rsidRPr="00F41751">
        <w:rPr>
          <w:rFonts w:ascii="Times New Roman" w:hAnsi="Times New Roman" w:cs="Times New Roman"/>
          <w:b/>
          <w:bCs/>
        </w:rPr>
        <w:t xml:space="preserve">4. </w:t>
      </w:r>
      <w:r w:rsidR="003610F4" w:rsidRPr="00F41751">
        <w:rPr>
          <w:rFonts w:ascii="Times New Roman" w:hAnsi="Times New Roman" w:cs="Times New Roman"/>
          <w:b/>
          <w:bCs/>
        </w:rPr>
        <w:t xml:space="preserve">Data Preprocessing </w:t>
      </w:r>
    </w:p>
    <w:p w14:paraId="2D7DE70A" w14:textId="77777777" w:rsidR="00171188" w:rsidRPr="00F41751" w:rsidRDefault="00171188" w:rsidP="004E092D">
      <w:pPr>
        <w:jc w:val="both"/>
        <w:rPr>
          <w:rFonts w:ascii="Times New Roman" w:hAnsi="Times New Roman" w:cs="Times New Roman"/>
          <w:b/>
          <w:bCs/>
        </w:rPr>
      </w:pPr>
    </w:p>
    <w:p w14:paraId="62D017B8" w14:textId="7989BB2C" w:rsidR="007E0284" w:rsidRPr="007E0284" w:rsidRDefault="007E0284" w:rsidP="00EF28AA">
      <w:pPr>
        <w:jc w:val="both"/>
        <w:rPr>
          <w:rFonts w:ascii="Times New Roman" w:hAnsi="Times New Roman" w:cs="Times New Roman"/>
        </w:rPr>
      </w:pPr>
      <w:proofErr w:type="gramStart"/>
      <w:r w:rsidRPr="007E0284">
        <w:rPr>
          <w:rFonts w:ascii="Times New Roman" w:hAnsi="Times New Roman" w:cs="Times New Roman"/>
        </w:rPr>
        <w:t>In order to</w:t>
      </w:r>
      <w:proofErr w:type="gramEnd"/>
      <w:r w:rsidRPr="007E0284">
        <w:rPr>
          <w:rFonts w:ascii="Times New Roman" w:hAnsi="Times New Roman" w:cs="Times New Roman"/>
        </w:rPr>
        <w:t xml:space="preserve"> assess and provide useful results, data collection entails gathering task-specific information utilizing specified variables. However, some data might be noisy, which means that some of the values could be erroneous, incomplete, or incorrect. To guarantee correct results, it is therefore imperative to process the data before analysis. Data transformation, data cleaning, and data selection are all included in data pre-processing.</w:t>
      </w:r>
    </w:p>
    <w:p w14:paraId="1AE38174" w14:textId="3658D728" w:rsidR="08FD0C10" w:rsidRDefault="007E0284" w:rsidP="00EF28AA">
      <w:pPr>
        <w:jc w:val="both"/>
        <w:rPr>
          <w:rFonts w:ascii="Times New Roman" w:hAnsi="Times New Roman" w:cs="Times New Roman"/>
        </w:rPr>
      </w:pPr>
      <w:r w:rsidRPr="007E0284">
        <w:rPr>
          <w:rFonts w:ascii="Times New Roman" w:hAnsi="Times New Roman" w:cs="Times New Roman"/>
        </w:rPr>
        <w:t xml:space="preserve">Data pre-processing is the process of preparing raw data so that it may be used with a machine learning model. </w:t>
      </w:r>
      <w:r>
        <w:rPr>
          <w:rFonts w:ascii="Times New Roman" w:hAnsi="Times New Roman" w:cs="Times New Roman"/>
        </w:rPr>
        <w:t>To</w:t>
      </w:r>
      <w:r w:rsidRPr="007E0284">
        <w:rPr>
          <w:rFonts w:ascii="Times New Roman" w:hAnsi="Times New Roman" w:cs="Times New Roman"/>
        </w:rPr>
        <w:t xml:space="preserve"> construct a machine learning model, this first and crucial step is essential.</w:t>
      </w:r>
    </w:p>
    <w:p w14:paraId="60268F36" w14:textId="77777777" w:rsidR="007E0284" w:rsidRDefault="007E0284" w:rsidP="007E0284">
      <w:pPr>
        <w:jc w:val="both"/>
        <w:rPr>
          <w:rFonts w:ascii="Times New Roman" w:hAnsi="Times New Roman" w:cs="Times New Roman"/>
        </w:rPr>
      </w:pPr>
    </w:p>
    <w:p w14:paraId="47F2EFFB" w14:textId="6CECC670" w:rsidR="009E6974" w:rsidRPr="00F41751" w:rsidRDefault="00BA6601" w:rsidP="004E092D">
      <w:pPr>
        <w:jc w:val="both"/>
        <w:rPr>
          <w:rFonts w:ascii="Times New Roman" w:hAnsi="Times New Roman" w:cs="Times New Roman"/>
          <w:b/>
          <w:bCs/>
        </w:rPr>
      </w:pPr>
      <w:r w:rsidRPr="00F41751">
        <w:rPr>
          <w:rFonts w:ascii="Times New Roman" w:hAnsi="Times New Roman" w:cs="Times New Roman"/>
          <w:b/>
          <w:bCs/>
        </w:rPr>
        <w:t xml:space="preserve">4.1. </w:t>
      </w:r>
      <w:r w:rsidR="009E6974" w:rsidRPr="00F41751">
        <w:rPr>
          <w:rFonts w:ascii="Times New Roman" w:hAnsi="Times New Roman" w:cs="Times New Roman"/>
          <w:b/>
          <w:bCs/>
        </w:rPr>
        <w:t>Data cleaning</w:t>
      </w:r>
    </w:p>
    <w:p w14:paraId="5EC44239" w14:textId="4F7DAFB9" w:rsidR="08FD0C10" w:rsidRDefault="08FD0C10" w:rsidP="08FD0C10">
      <w:pPr>
        <w:jc w:val="both"/>
        <w:rPr>
          <w:rFonts w:ascii="Times New Roman" w:hAnsi="Times New Roman" w:cs="Times New Roman"/>
          <w:b/>
          <w:bCs/>
        </w:rPr>
      </w:pPr>
    </w:p>
    <w:p w14:paraId="137A03C7" w14:textId="287419F4" w:rsidR="08FD0C10" w:rsidRDefault="00F50869" w:rsidP="08FD0C10">
      <w:pPr>
        <w:jc w:val="both"/>
        <w:rPr>
          <w:rFonts w:ascii="Times New Roman" w:hAnsi="Times New Roman" w:cs="Times New Roman"/>
        </w:rPr>
      </w:pPr>
      <w:r w:rsidRPr="00F50869">
        <w:rPr>
          <w:rFonts w:ascii="Times New Roman" w:hAnsi="Times New Roman" w:cs="Times New Roman"/>
        </w:rPr>
        <w:t xml:space="preserve">The performance of our machine learning model relies on the quality of the data it receives. Therefore, an essential preliminary task was to clean the data before using it for model training. In this process, we examined the dataset for any instances of missing values, typically indicated as ‘NaN’ or ‘None.’ The absence of data can stem from issues like data corruption or incomplete </w:t>
      </w:r>
      <w:r w:rsidRPr="00F50869">
        <w:rPr>
          <w:rFonts w:ascii="Times New Roman" w:hAnsi="Times New Roman" w:cs="Times New Roman"/>
        </w:rPr>
        <w:lastRenderedPageBreak/>
        <w:t>recording. Managing these missing values is of utmost importance during dataset preprocessing, especially since many machine learning algorithms cannot effectively handle datasets with gaps in information.</w:t>
      </w:r>
    </w:p>
    <w:p w14:paraId="3EDC45DC" w14:textId="529814EB" w:rsidR="006721E2" w:rsidRDefault="006721E2" w:rsidP="00240023">
      <w:pPr>
        <w:jc w:val="center"/>
        <w:rPr>
          <w:rFonts w:ascii="Times New Roman" w:hAnsi="Times New Roman" w:cs="Times New Roman"/>
        </w:rPr>
      </w:pPr>
      <w:r w:rsidRPr="006721E2">
        <w:rPr>
          <w:rFonts w:ascii="Times New Roman" w:hAnsi="Times New Roman" w:cs="Times New Roman"/>
          <w:noProof/>
        </w:rPr>
        <w:drawing>
          <wp:inline distT="0" distB="0" distL="0" distR="0" wp14:anchorId="2F674C25" wp14:editId="1F4DE9E3">
            <wp:extent cx="2607844" cy="926617"/>
            <wp:effectExtent l="0" t="0" r="0" b="635"/>
            <wp:docPr id="6" name="Picture 6" descr="A close-up of a computer code&#10;&#10;Description automatically generated">
              <a:extLst xmlns:a="http://schemas.openxmlformats.org/drawingml/2006/main">
                <a:ext uri="{FF2B5EF4-FFF2-40B4-BE49-F238E27FC236}">
                  <a16:creationId xmlns:a16="http://schemas.microsoft.com/office/drawing/2014/main" id="{5E78F4AE-F606-FC5D-6063-943A14487D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lose-up of a computer code&#10;&#10;Description automatically generated">
                      <a:extLst>
                        <a:ext uri="{FF2B5EF4-FFF2-40B4-BE49-F238E27FC236}">
                          <a16:creationId xmlns:a16="http://schemas.microsoft.com/office/drawing/2014/main" id="{5E78F4AE-F606-FC5D-6063-943A14487DD4}"/>
                        </a:ext>
                      </a:extLst>
                    </pic:cNvPr>
                    <pic:cNvPicPr>
                      <a:picLocks noChangeAspect="1"/>
                    </pic:cNvPicPr>
                  </pic:nvPicPr>
                  <pic:blipFill>
                    <a:blip r:embed="rId11"/>
                    <a:stretch>
                      <a:fillRect/>
                    </a:stretch>
                  </pic:blipFill>
                  <pic:spPr>
                    <a:xfrm>
                      <a:off x="0" y="0"/>
                      <a:ext cx="2607844" cy="926617"/>
                    </a:xfrm>
                    <a:prstGeom prst="rect">
                      <a:avLst/>
                    </a:prstGeom>
                  </pic:spPr>
                </pic:pic>
              </a:graphicData>
            </a:graphic>
          </wp:inline>
        </w:drawing>
      </w:r>
    </w:p>
    <w:p w14:paraId="45B74996" w14:textId="77777777" w:rsidR="00443651" w:rsidRDefault="00443651" w:rsidP="004E092D">
      <w:pPr>
        <w:jc w:val="both"/>
        <w:rPr>
          <w:rFonts w:ascii="Times New Roman" w:hAnsi="Times New Roman" w:cs="Times New Roman"/>
        </w:rPr>
      </w:pPr>
    </w:p>
    <w:p w14:paraId="3768A3C1" w14:textId="517D5F92" w:rsidR="00443651" w:rsidRDefault="00E7411B" w:rsidP="00240023">
      <w:pPr>
        <w:jc w:val="center"/>
        <w:rPr>
          <w:rFonts w:ascii="Times New Roman" w:hAnsi="Times New Roman" w:cs="Times New Roman"/>
        </w:rPr>
      </w:pPr>
      <w:r w:rsidRPr="00E7411B">
        <w:rPr>
          <w:rFonts w:ascii="Times New Roman" w:hAnsi="Times New Roman" w:cs="Times New Roman"/>
          <w:noProof/>
        </w:rPr>
        <w:drawing>
          <wp:inline distT="0" distB="0" distL="0" distR="0" wp14:anchorId="6C3A5687" wp14:editId="15167594">
            <wp:extent cx="2816143" cy="3438661"/>
            <wp:effectExtent l="0" t="0" r="3810" b="3175"/>
            <wp:docPr id="8" name="Picture 8" descr="A screenshot of a computer&#10;&#10;Description automatically generated">
              <a:extLst xmlns:a="http://schemas.openxmlformats.org/drawingml/2006/main">
                <a:ext uri="{FF2B5EF4-FFF2-40B4-BE49-F238E27FC236}">
                  <a16:creationId xmlns:a16="http://schemas.microsoft.com/office/drawing/2014/main" id="{D01B9FD0-C0C4-457B-3B2B-74607CBA7B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a:extLst>
                        <a:ext uri="{FF2B5EF4-FFF2-40B4-BE49-F238E27FC236}">
                          <a16:creationId xmlns:a16="http://schemas.microsoft.com/office/drawing/2014/main" id="{D01B9FD0-C0C4-457B-3B2B-74607CBA7B98}"/>
                        </a:ext>
                      </a:extLst>
                    </pic:cNvPr>
                    <pic:cNvPicPr>
                      <a:picLocks noChangeAspect="1"/>
                    </pic:cNvPicPr>
                  </pic:nvPicPr>
                  <pic:blipFill>
                    <a:blip r:embed="rId12"/>
                    <a:stretch>
                      <a:fillRect/>
                    </a:stretch>
                  </pic:blipFill>
                  <pic:spPr>
                    <a:xfrm>
                      <a:off x="0" y="0"/>
                      <a:ext cx="2816143" cy="3438661"/>
                    </a:xfrm>
                    <a:prstGeom prst="rect">
                      <a:avLst/>
                    </a:prstGeom>
                  </pic:spPr>
                </pic:pic>
              </a:graphicData>
            </a:graphic>
          </wp:inline>
        </w:drawing>
      </w:r>
    </w:p>
    <w:p w14:paraId="1FD9948C" w14:textId="07FEB440" w:rsidR="007B60F1" w:rsidRDefault="007B60F1" w:rsidP="007B60F1">
      <w:pPr>
        <w:pStyle w:val="Caption"/>
        <w:ind w:left="2160" w:firstLine="720"/>
      </w:pPr>
      <w:r>
        <w:t xml:space="preserve">Figure: </w:t>
      </w:r>
      <w:fldSimple w:instr=" SEQ Figure \* ARABIC ">
        <w:r w:rsidR="00E23D29">
          <w:rPr>
            <w:noProof/>
          </w:rPr>
          <w:t>1</w:t>
        </w:r>
      </w:fldSimple>
      <w:r>
        <w:t xml:space="preserve"> </w:t>
      </w:r>
      <w:r w:rsidR="006522D4">
        <w:t xml:space="preserve">Missing values in the dataset </w:t>
      </w:r>
    </w:p>
    <w:p w14:paraId="7329A631" w14:textId="77777777" w:rsidR="007B60F1" w:rsidRDefault="007B60F1" w:rsidP="00A13D96">
      <w:pPr>
        <w:jc w:val="both"/>
        <w:rPr>
          <w:rFonts w:ascii="Times New Roman" w:hAnsi="Times New Roman" w:cs="Times New Roman"/>
        </w:rPr>
      </w:pPr>
    </w:p>
    <w:p w14:paraId="02B6A11E" w14:textId="07356744" w:rsidR="00105918" w:rsidRDefault="0078664B" w:rsidP="00A13D96">
      <w:pPr>
        <w:jc w:val="both"/>
        <w:rPr>
          <w:rFonts w:ascii="Times New Roman" w:hAnsi="Times New Roman" w:cs="Times New Roman"/>
        </w:rPr>
      </w:pPr>
      <w:r w:rsidRPr="0078664B">
        <w:rPr>
          <w:rFonts w:ascii="Times New Roman" w:hAnsi="Times New Roman" w:cs="Times New Roman"/>
        </w:rPr>
        <w:t xml:space="preserve">The </w:t>
      </w:r>
      <w:r w:rsidR="006522D4">
        <w:rPr>
          <w:rFonts w:ascii="Times New Roman" w:hAnsi="Times New Roman" w:cs="Times New Roman"/>
        </w:rPr>
        <w:t>figure</w:t>
      </w:r>
      <w:r w:rsidRPr="0078664B">
        <w:rPr>
          <w:rFonts w:ascii="Times New Roman" w:hAnsi="Times New Roman" w:cs="Times New Roman"/>
        </w:rPr>
        <w:t xml:space="preserve"> shows the number of missing values in each column of a patient data set</w:t>
      </w:r>
      <w:r w:rsidR="00A13D96">
        <w:rPr>
          <w:rFonts w:ascii="Times New Roman" w:hAnsi="Times New Roman" w:cs="Times New Roman"/>
        </w:rPr>
        <w:t xml:space="preserve"> </w:t>
      </w:r>
      <w:r w:rsidR="00105918" w:rsidRPr="00105918">
        <w:rPr>
          <w:rFonts w:ascii="Times New Roman" w:hAnsi="Times New Roman" w:cs="Times New Roman"/>
        </w:rPr>
        <w:t xml:space="preserve">with the highest occurrences found in the 'Medical History,' 'Psychiatric History,' and 'Substance Use' columns. Additionally, 50 duplicate entries were identified. To address these data quality issues, a systematic data handling process was implemented. The script employed imputation methods, specifically filling missing values in categorical ('object') columns with the mode (most frequent value). Subsequently, duplicate entries were removed to ensure data integrity. The final inspection of the dataset demonstrated a significant reduction in missing values and the elimination of duplicate entries, enhancing the overall quality and reliability of the data for subsequent analyses. This systematic approach ensures that the dataset is more robust and suitable for meaningful insights and interpretations in the context of patient-related research or </w:t>
      </w:r>
      <w:r w:rsidR="00A13D96" w:rsidRPr="00105918">
        <w:rPr>
          <w:rFonts w:ascii="Times New Roman" w:hAnsi="Times New Roman" w:cs="Times New Roman"/>
        </w:rPr>
        <w:t>analysis.</w:t>
      </w:r>
    </w:p>
    <w:p w14:paraId="1172710E" w14:textId="0AD48461" w:rsidR="00E76491" w:rsidRDefault="00E76491" w:rsidP="00BD4C8E">
      <w:pPr>
        <w:jc w:val="center"/>
        <w:rPr>
          <w:rFonts w:ascii="Times New Roman" w:hAnsi="Times New Roman" w:cs="Times New Roman"/>
        </w:rPr>
      </w:pPr>
    </w:p>
    <w:p w14:paraId="1BAB02FC" w14:textId="0AD48461" w:rsidR="00366E9A" w:rsidRDefault="00366E9A" w:rsidP="00BD4C8E">
      <w:pPr>
        <w:jc w:val="center"/>
        <w:rPr>
          <w:rFonts w:ascii="Times New Roman" w:hAnsi="Times New Roman" w:cs="Times New Roman"/>
        </w:rPr>
      </w:pPr>
      <w:r>
        <w:rPr>
          <w:noProof/>
        </w:rPr>
        <w:lastRenderedPageBreak/>
        <w:drawing>
          <wp:inline distT="0" distB="0" distL="0" distR="0" wp14:anchorId="548AFC04" wp14:editId="22C9D6A7">
            <wp:extent cx="3903177" cy="1634247"/>
            <wp:effectExtent l="0" t="0" r="0" b="4445"/>
            <wp:docPr id="390838745" name="Picture 39083874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03177" cy="1634247"/>
                    </a:xfrm>
                    <a:prstGeom prst="rect">
                      <a:avLst/>
                    </a:prstGeom>
                  </pic:spPr>
                </pic:pic>
              </a:graphicData>
            </a:graphic>
          </wp:inline>
        </w:drawing>
      </w:r>
    </w:p>
    <w:p w14:paraId="2DC9A226" w14:textId="0EC5B42C" w:rsidR="00BD4C8E" w:rsidRDefault="00BD4C8E" w:rsidP="00BD4C8E">
      <w:pPr>
        <w:jc w:val="center"/>
        <w:rPr>
          <w:rFonts w:ascii="Times New Roman" w:hAnsi="Times New Roman" w:cs="Times New Roman"/>
        </w:rPr>
      </w:pPr>
      <w:r w:rsidRPr="00BD4C8E">
        <w:rPr>
          <w:rFonts w:ascii="Times New Roman" w:hAnsi="Times New Roman" w:cs="Times New Roman"/>
          <w:noProof/>
        </w:rPr>
        <w:drawing>
          <wp:inline distT="0" distB="0" distL="0" distR="0" wp14:anchorId="608BEA88" wp14:editId="4AD78D7A">
            <wp:extent cx="2590800" cy="3441700"/>
            <wp:effectExtent l="0" t="0" r="0" b="0"/>
            <wp:docPr id="1269462285" name="Picture 126946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62285" name=""/>
                    <pic:cNvPicPr/>
                  </pic:nvPicPr>
                  <pic:blipFill>
                    <a:blip r:embed="rId14"/>
                    <a:stretch>
                      <a:fillRect/>
                    </a:stretch>
                  </pic:blipFill>
                  <pic:spPr>
                    <a:xfrm>
                      <a:off x="0" y="0"/>
                      <a:ext cx="2590800" cy="3441700"/>
                    </a:xfrm>
                    <a:prstGeom prst="rect">
                      <a:avLst/>
                    </a:prstGeom>
                  </pic:spPr>
                </pic:pic>
              </a:graphicData>
            </a:graphic>
          </wp:inline>
        </w:drawing>
      </w:r>
    </w:p>
    <w:p w14:paraId="4DEAD573" w14:textId="75FBF7FA" w:rsidR="006522D4" w:rsidRDefault="6FD29E6B" w:rsidP="1E141D34">
      <w:pPr>
        <w:pStyle w:val="Caption"/>
        <w:ind w:left="2160"/>
      </w:pPr>
      <w:r>
        <w:t xml:space="preserve">          </w:t>
      </w:r>
      <w:r w:rsidR="006522D4">
        <w:t xml:space="preserve">Figure: </w:t>
      </w:r>
      <w:fldSimple w:instr=" SEQ Figure \* ARABIC ">
        <w:r w:rsidR="00E23D29" w:rsidRPr="1E141D34">
          <w:rPr>
            <w:noProof/>
          </w:rPr>
          <w:t>2</w:t>
        </w:r>
      </w:fldSimple>
      <w:r w:rsidR="006522D4">
        <w:t xml:space="preserve"> Missing values</w:t>
      </w:r>
      <w:r w:rsidR="00023ABB">
        <w:t xml:space="preserve"> after handling</w:t>
      </w:r>
      <w:r w:rsidR="006522D4">
        <w:t xml:space="preserve"> in the dataset </w:t>
      </w:r>
    </w:p>
    <w:p w14:paraId="0C946969" w14:textId="77777777" w:rsidR="00B31C89" w:rsidRDefault="00B31C89" w:rsidP="004E092D">
      <w:pPr>
        <w:jc w:val="both"/>
        <w:rPr>
          <w:rFonts w:ascii="Times New Roman" w:hAnsi="Times New Roman" w:cs="Times New Roman"/>
        </w:rPr>
      </w:pPr>
    </w:p>
    <w:p w14:paraId="67F2252A" w14:textId="58806E54" w:rsidR="00C7725A" w:rsidRDefault="00C7725A" w:rsidP="00C7725A">
      <w:pPr>
        <w:jc w:val="both"/>
        <w:rPr>
          <w:rFonts w:ascii="Times New Roman" w:hAnsi="Times New Roman" w:cs="Times New Roman"/>
          <w:b/>
          <w:bCs/>
        </w:rPr>
      </w:pPr>
      <w:r>
        <w:rPr>
          <w:rFonts w:ascii="Times New Roman" w:hAnsi="Times New Roman" w:cs="Times New Roman"/>
          <w:b/>
          <w:bCs/>
        </w:rPr>
        <w:t xml:space="preserve">4.2. </w:t>
      </w:r>
      <w:r w:rsidRPr="00D04749">
        <w:rPr>
          <w:rFonts w:ascii="Times New Roman" w:hAnsi="Times New Roman" w:cs="Times New Roman"/>
          <w:b/>
          <w:bCs/>
        </w:rPr>
        <w:t>Data Preprocessing Using Label Encoding</w:t>
      </w:r>
    </w:p>
    <w:p w14:paraId="246EC358" w14:textId="77777777" w:rsidR="00171188" w:rsidRDefault="00171188" w:rsidP="00C7725A">
      <w:pPr>
        <w:jc w:val="both"/>
        <w:rPr>
          <w:rFonts w:ascii="Times New Roman" w:hAnsi="Times New Roman" w:cs="Times New Roman"/>
          <w:b/>
          <w:bCs/>
        </w:rPr>
      </w:pPr>
    </w:p>
    <w:p w14:paraId="4BEC93B1" w14:textId="382CF519" w:rsidR="006522D4" w:rsidRPr="007D20F9" w:rsidRDefault="007D20F9" w:rsidP="004E092D">
      <w:pPr>
        <w:jc w:val="both"/>
        <w:rPr>
          <w:rFonts w:ascii="Times New Roman" w:hAnsi="Times New Roman" w:cs="Times New Roman"/>
        </w:rPr>
      </w:pPr>
      <w:r w:rsidRPr="007D20F9">
        <w:rPr>
          <w:rFonts w:ascii="Times New Roman" w:hAnsi="Times New Roman" w:cs="Times New Roman"/>
        </w:rPr>
        <w:t>In the process of preparing our data for machine learning tasks, one crucial step is handling categorical variables. Categorical variables are those that represent categories rather than numerical values, and many machine learning algorithms require numerical inputs. To address this, we employed the LabelEncoder from the scikit-learn library to transform categorical data into a format suitable for modeling.</w:t>
      </w:r>
    </w:p>
    <w:p w14:paraId="674E8C04" w14:textId="754E1FF7" w:rsidR="00130EB0" w:rsidRDefault="001A592F" w:rsidP="00690C39">
      <w:pPr>
        <w:jc w:val="both"/>
        <w:rPr>
          <w:rFonts w:ascii="Times New Roman" w:hAnsi="Times New Roman" w:cs="Times New Roman"/>
        </w:rPr>
      </w:pPr>
      <w:r w:rsidRPr="001A592F">
        <w:rPr>
          <w:rFonts w:ascii="Times New Roman" w:hAnsi="Times New Roman" w:cs="Times New Roman"/>
        </w:rPr>
        <w:t xml:space="preserve">For each column in our </w:t>
      </w:r>
      <w:r w:rsidR="00AE2D63" w:rsidRPr="001A592F">
        <w:rPr>
          <w:rFonts w:ascii="Times New Roman" w:hAnsi="Times New Roman" w:cs="Times New Roman"/>
        </w:rPr>
        <w:t>Data Frame</w:t>
      </w:r>
      <w:r w:rsidRPr="001A592F">
        <w:rPr>
          <w:rFonts w:ascii="Times New Roman" w:hAnsi="Times New Roman" w:cs="Times New Roman"/>
        </w:rPr>
        <w:t>, we examined the data type. If the data type was identified as "object," indicating a categorical variable, the LabelEncoder was applied to transform the categorical labels into numerical representations.</w:t>
      </w:r>
      <w:r w:rsidR="00E51E13">
        <w:rPr>
          <w:rFonts w:ascii="Times New Roman" w:hAnsi="Times New Roman" w:cs="Times New Roman"/>
        </w:rPr>
        <w:t xml:space="preserve"> </w:t>
      </w:r>
      <w:r w:rsidR="00E51E13" w:rsidRPr="00E51E13">
        <w:rPr>
          <w:rFonts w:ascii="Times New Roman" w:hAnsi="Times New Roman" w:cs="Times New Roman"/>
        </w:rPr>
        <w:t>One-hot encoding is a method that transforms categorical variables into binary vectors, providing a more suitable representation for certain machine learning algorithms.</w:t>
      </w:r>
    </w:p>
    <w:p w14:paraId="41398F19" w14:textId="182B4A36" w:rsidR="1C359808" w:rsidRDefault="1C359808" w:rsidP="1C359808">
      <w:pPr>
        <w:jc w:val="both"/>
        <w:rPr>
          <w:rFonts w:ascii="Times New Roman" w:hAnsi="Times New Roman" w:cs="Times New Roman"/>
        </w:rPr>
      </w:pPr>
    </w:p>
    <w:p w14:paraId="7F89F3E5" w14:textId="0BAC4813" w:rsidR="008F7EFD" w:rsidRPr="001A592F" w:rsidRDefault="00690C39" w:rsidP="00FD1A55">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B55BE44" wp14:editId="1F6CC7FB">
            <wp:extent cx="4392386" cy="1132822"/>
            <wp:effectExtent l="0" t="0" r="1905" b="0"/>
            <wp:docPr id="318030330" name="Picture 31803033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30330" name="Picture 4" descr="A screen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45285" cy="1172255"/>
                    </a:xfrm>
                    <a:prstGeom prst="rect">
                      <a:avLst/>
                    </a:prstGeom>
                  </pic:spPr>
                </pic:pic>
              </a:graphicData>
            </a:graphic>
          </wp:inline>
        </w:drawing>
      </w:r>
    </w:p>
    <w:p w14:paraId="439C8DA1" w14:textId="0BDFEA2D" w:rsidR="00C7725A" w:rsidRDefault="003C45B4" w:rsidP="004E092D">
      <w:pPr>
        <w:jc w:val="both"/>
        <w:rPr>
          <w:rFonts w:ascii="Times New Roman" w:hAnsi="Times New Roman" w:cs="Times New Roman"/>
          <w:b/>
          <w:bCs/>
        </w:rPr>
      </w:pPr>
      <w:r>
        <w:rPr>
          <w:rFonts w:ascii="Times New Roman" w:hAnsi="Times New Roman" w:cs="Times New Roman"/>
          <w:b/>
          <w:bCs/>
          <w:noProof/>
        </w:rPr>
        <w:drawing>
          <wp:inline distT="0" distB="0" distL="0" distR="0" wp14:anchorId="282779AB" wp14:editId="790561BD">
            <wp:extent cx="5943600" cy="290830"/>
            <wp:effectExtent l="0" t="0" r="0" b="1270"/>
            <wp:docPr id="933993100" name="Picture 93399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93100" name="Picture 9339931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0830"/>
                    </a:xfrm>
                    <a:prstGeom prst="rect">
                      <a:avLst/>
                    </a:prstGeom>
                  </pic:spPr>
                </pic:pic>
              </a:graphicData>
            </a:graphic>
          </wp:inline>
        </w:drawing>
      </w:r>
    </w:p>
    <w:p w14:paraId="73FD9AFB" w14:textId="77777777" w:rsidR="00C20B4F" w:rsidRDefault="00C20B4F" w:rsidP="08FD0C10">
      <w:pPr>
        <w:jc w:val="both"/>
        <w:rPr>
          <w:rFonts w:ascii="Times New Roman" w:hAnsi="Times New Roman" w:cs="Times New Roman"/>
          <w:b/>
          <w:bCs/>
        </w:rPr>
      </w:pPr>
    </w:p>
    <w:p w14:paraId="326E9CC8" w14:textId="77777777" w:rsidR="00C20B4F" w:rsidRDefault="00C20B4F" w:rsidP="08FD0C10">
      <w:pPr>
        <w:jc w:val="both"/>
        <w:rPr>
          <w:rFonts w:ascii="Times New Roman" w:hAnsi="Times New Roman" w:cs="Times New Roman"/>
          <w:b/>
          <w:bCs/>
        </w:rPr>
      </w:pPr>
    </w:p>
    <w:p w14:paraId="00B06EEA" w14:textId="77777777" w:rsidR="00C20B4F" w:rsidRDefault="00C20B4F" w:rsidP="08FD0C10">
      <w:pPr>
        <w:jc w:val="both"/>
        <w:rPr>
          <w:rFonts w:ascii="Times New Roman" w:hAnsi="Times New Roman" w:cs="Times New Roman"/>
          <w:b/>
          <w:bCs/>
        </w:rPr>
      </w:pPr>
    </w:p>
    <w:p w14:paraId="2A2DFE26" w14:textId="673E85E7" w:rsidR="00703541" w:rsidRDefault="004F6601" w:rsidP="00C20B4F">
      <w:pPr>
        <w:jc w:val="both"/>
        <w:rPr>
          <w:rFonts w:ascii="Times New Roman" w:hAnsi="Times New Roman" w:cs="Times New Roman"/>
          <w:b/>
          <w:bCs/>
        </w:rPr>
      </w:pPr>
      <w:r>
        <w:rPr>
          <w:rFonts w:ascii="Times New Roman" w:hAnsi="Times New Roman" w:cs="Times New Roman"/>
          <w:b/>
          <w:bCs/>
        </w:rPr>
        <w:t xml:space="preserve">5. </w:t>
      </w:r>
      <w:r w:rsidR="00703541" w:rsidRPr="007D1F56">
        <w:rPr>
          <w:rFonts w:ascii="Times New Roman" w:hAnsi="Times New Roman" w:cs="Times New Roman"/>
          <w:b/>
          <w:bCs/>
        </w:rPr>
        <w:t>Statistical Analysis</w:t>
      </w:r>
    </w:p>
    <w:p w14:paraId="16D8F5FF" w14:textId="2F123367" w:rsidR="00ED6B24" w:rsidRPr="007D1F56" w:rsidRDefault="00ED6B24" w:rsidP="004E092D">
      <w:pPr>
        <w:jc w:val="both"/>
        <w:rPr>
          <w:rFonts w:ascii="Times New Roman" w:hAnsi="Times New Roman" w:cs="Times New Roman"/>
          <w:b/>
          <w:bCs/>
        </w:rPr>
      </w:pPr>
      <w:r>
        <w:rPr>
          <w:rFonts w:ascii="Times New Roman" w:hAnsi="Times New Roman" w:cs="Times New Roman"/>
          <w:b/>
          <w:bCs/>
        </w:rPr>
        <w:t>5.1. Chi-square Test</w:t>
      </w:r>
    </w:p>
    <w:p w14:paraId="20A2B2F8" w14:textId="4A2BA178" w:rsidR="08FD0C10" w:rsidRDefault="08FD0C10" w:rsidP="08FD0C10">
      <w:pPr>
        <w:jc w:val="both"/>
        <w:rPr>
          <w:rFonts w:ascii="Times New Roman" w:hAnsi="Times New Roman" w:cs="Times New Roman"/>
          <w:b/>
          <w:bCs/>
        </w:rPr>
      </w:pPr>
    </w:p>
    <w:p w14:paraId="3CC1AD87" w14:textId="182B4A36" w:rsidR="00861AA7" w:rsidRDefault="00861AA7" w:rsidP="1C359808">
      <w:pPr>
        <w:jc w:val="both"/>
        <w:rPr>
          <w:rFonts w:ascii="Times New Roman" w:hAnsi="Times New Roman" w:cs="Times New Roman"/>
        </w:rPr>
      </w:pPr>
      <w:r w:rsidRPr="1C359808">
        <w:rPr>
          <w:rFonts w:ascii="Times New Roman" w:hAnsi="Times New Roman" w:cs="Times New Roman"/>
        </w:rPr>
        <w:t xml:space="preserve">The Chi-square test was </w:t>
      </w:r>
      <w:r w:rsidR="2FD08BD0" w:rsidRPr="1C359808">
        <w:rPr>
          <w:rFonts w:ascii="Times New Roman" w:hAnsi="Times New Roman" w:cs="Times New Roman"/>
        </w:rPr>
        <w:t xml:space="preserve">used to examine possible significant associations between </w:t>
      </w:r>
      <w:proofErr w:type="gramStart"/>
      <w:r w:rsidR="2FD08BD0" w:rsidRPr="1C359808">
        <w:rPr>
          <w:rFonts w:ascii="Times New Roman" w:hAnsi="Times New Roman" w:cs="Times New Roman"/>
        </w:rPr>
        <w:t>Panic Disorder</w:t>
      </w:r>
      <w:proofErr w:type="gramEnd"/>
      <w:r w:rsidR="2FD08BD0" w:rsidRPr="1C359808">
        <w:rPr>
          <w:rFonts w:ascii="Times New Roman" w:hAnsi="Times New Roman" w:cs="Times New Roman"/>
        </w:rPr>
        <w:t xml:space="preserve"> and each independent feature in the datasets, aiming to identify key features for subsequent predictive modeling. A significance level of p &lt; 0.05 was chosen, indicating the rejection of the null hypothesis and signifying a notable association between the groups. The chi-square contingency test in Python was employed for this analysis.</w:t>
      </w:r>
    </w:p>
    <w:p w14:paraId="519C6103" w14:textId="77777777" w:rsidR="00861AA7" w:rsidRDefault="00861AA7" w:rsidP="004E092D">
      <w:pPr>
        <w:jc w:val="both"/>
        <w:rPr>
          <w:rFonts w:ascii="Times New Roman" w:hAnsi="Times New Roman" w:cs="Times New Roman"/>
        </w:rPr>
      </w:pPr>
    </w:p>
    <w:tbl>
      <w:tblPr>
        <w:tblStyle w:val="TableGrid"/>
        <w:tblW w:w="9445" w:type="dxa"/>
        <w:tblLook w:val="04A0" w:firstRow="1" w:lastRow="0" w:firstColumn="1" w:lastColumn="0" w:noHBand="0" w:noVBand="1"/>
      </w:tblPr>
      <w:tblGrid>
        <w:gridCol w:w="3055"/>
        <w:gridCol w:w="2970"/>
        <w:gridCol w:w="3420"/>
      </w:tblGrid>
      <w:tr w:rsidR="00597D47" w14:paraId="2ADE2C4B" w14:textId="77777777" w:rsidTr="00597D47">
        <w:tc>
          <w:tcPr>
            <w:tcW w:w="3055" w:type="dxa"/>
          </w:tcPr>
          <w:p w14:paraId="7B79BBB3" w14:textId="36485612" w:rsidR="00597D47" w:rsidRPr="00A52307" w:rsidRDefault="00597D47" w:rsidP="00A52307">
            <w:pPr>
              <w:jc w:val="center"/>
              <w:rPr>
                <w:rFonts w:ascii="Times New Roman" w:hAnsi="Times New Roman" w:cs="Times New Roman"/>
                <w:b/>
                <w:bCs/>
              </w:rPr>
            </w:pPr>
            <w:r w:rsidRPr="00A52307">
              <w:rPr>
                <w:rFonts w:ascii="Times New Roman" w:hAnsi="Times New Roman" w:cs="Times New Roman"/>
                <w:b/>
                <w:bCs/>
              </w:rPr>
              <w:t>Variable</w:t>
            </w:r>
          </w:p>
        </w:tc>
        <w:tc>
          <w:tcPr>
            <w:tcW w:w="2970" w:type="dxa"/>
          </w:tcPr>
          <w:p w14:paraId="0822C395" w14:textId="27F69C41" w:rsidR="00597D47" w:rsidRPr="00A52307" w:rsidRDefault="00597D47" w:rsidP="00A52307">
            <w:pPr>
              <w:jc w:val="center"/>
              <w:rPr>
                <w:rFonts w:ascii="Times New Roman" w:hAnsi="Times New Roman" w:cs="Times New Roman"/>
                <w:b/>
                <w:bCs/>
              </w:rPr>
            </w:pPr>
            <w:r w:rsidRPr="00A52307">
              <w:rPr>
                <w:rFonts w:ascii="Times New Roman" w:hAnsi="Times New Roman" w:cs="Times New Roman"/>
                <w:b/>
                <w:bCs/>
              </w:rPr>
              <w:t>p-value</w:t>
            </w:r>
          </w:p>
        </w:tc>
        <w:tc>
          <w:tcPr>
            <w:tcW w:w="3420" w:type="dxa"/>
          </w:tcPr>
          <w:p w14:paraId="38B5E0DA" w14:textId="7097435F" w:rsidR="00597D47" w:rsidRPr="00A52307" w:rsidRDefault="00597D47" w:rsidP="00A52307">
            <w:pPr>
              <w:jc w:val="center"/>
              <w:rPr>
                <w:rFonts w:ascii="Times New Roman" w:hAnsi="Times New Roman" w:cs="Times New Roman"/>
                <w:b/>
                <w:bCs/>
              </w:rPr>
            </w:pPr>
            <w:r w:rsidRPr="00A52307">
              <w:rPr>
                <w:rFonts w:ascii="Times New Roman" w:hAnsi="Times New Roman" w:cs="Times New Roman"/>
                <w:b/>
                <w:bCs/>
              </w:rPr>
              <w:t>Reject Null</w:t>
            </w:r>
          </w:p>
        </w:tc>
      </w:tr>
      <w:tr w:rsidR="08FD0C10" w14:paraId="483F32F5" w14:textId="77777777" w:rsidTr="002845A1">
        <w:trPr>
          <w:trHeight w:val="300"/>
        </w:trPr>
        <w:tc>
          <w:tcPr>
            <w:tcW w:w="3055" w:type="dxa"/>
          </w:tcPr>
          <w:p w14:paraId="65817ED0" w14:textId="611C020D" w:rsidR="78F48C57" w:rsidRDefault="78F48C57" w:rsidP="08FD0C10">
            <w:pPr>
              <w:rPr>
                <w:rFonts w:ascii="Times New Roman" w:hAnsi="Times New Roman" w:cs="Times New Roman"/>
              </w:rPr>
            </w:pPr>
            <w:r w:rsidRPr="08FD0C10">
              <w:rPr>
                <w:rFonts w:ascii="Times New Roman" w:hAnsi="Times New Roman" w:cs="Times New Roman"/>
              </w:rPr>
              <w:t>Gender</w:t>
            </w:r>
          </w:p>
        </w:tc>
        <w:tc>
          <w:tcPr>
            <w:tcW w:w="2970" w:type="dxa"/>
          </w:tcPr>
          <w:p w14:paraId="640D681B" w14:textId="527D2562" w:rsidR="78F48C57" w:rsidRDefault="78F48C57" w:rsidP="08FD0C10">
            <w:pPr>
              <w:rPr>
                <w:rFonts w:ascii="Times New Roman" w:hAnsi="Times New Roman" w:cs="Times New Roman"/>
              </w:rPr>
            </w:pPr>
            <w:r w:rsidRPr="08FD0C10">
              <w:rPr>
                <w:rFonts w:ascii="Times New Roman" w:hAnsi="Times New Roman" w:cs="Times New Roman"/>
              </w:rPr>
              <w:t>0.8857650238866819</w:t>
            </w:r>
          </w:p>
        </w:tc>
        <w:tc>
          <w:tcPr>
            <w:tcW w:w="3420" w:type="dxa"/>
            <w:shd w:val="clear" w:color="auto" w:fill="FF0000"/>
            <w:vAlign w:val="center"/>
          </w:tcPr>
          <w:p w14:paraId="2F99F122" w14:textId="61CF2558" w:rsidR="73C43A4B" w:rsidRDefault="73C43A4B" w:rsidP="08FD0C10">
            <w:pPr>
              <w:jc w:val="center"/>
              <w:rPr>
                <w:rFonts w:ascii="Times New Roman" w:hAnsi="Times New Roman" w:cs="Times New Roman"/>
              </w:rPr>
            </w:pPr>
            <w:r w:rsidRPr="08FD0C10">
              <w:rPr>
                <w:rFonts w:ascii="Times New Roman" w:hAnsi="Times New Roman" w:cs="Times New Roman"/>
              </w:rPr>
              <w:t>No</w:t>
            </w:r>
          </w:p>
        </w:tc>
      </w:tr>
      <w:tr w:rsidR="00597D47" w14:paraId="0CE388D1" w14:textId="77777777" w:rsidTr="002845A1">
        <w:tc>
          <w:tcPr>
            <w:tcW w:w="3055" w:type="dxa"/>
          </w:tcPr>
          <w:p w14:paraId="285612B6" w14:textId="7FA5A2C3" w:rsidR="00597D47" w:rsidRDefault="23DD2AE0" w:rsidP="08FD0C10">
            <w:pPr>
              <w:rPr>
                <w:rFonts w:ascii="Times New Roman" w:hAnsi="Times New Roman" w:cs="Times New Roman"/>
              </w:rPr>
            </w:pPr>
            <w:r w:rsidRPr="08FD0C10">
              <w:rPr>
                <w:rFonts w:ascii="Times New Roman" w:hAnsi="Times New Roman" w:cs="Times New Roman"/>
              </w:rPr>
              <w:t>Family History</w:t>
            </w:r>
          </w:p>
        </w:tc>
        <w:tc>
          <w:tcPr>
            <w:tcW w:w="2970" w:type="dxa"/>
          </w:tcPr>
          <w:p w14:paraId="0918A550" w14:textId="3E163F60" w:rsidR="00597D47" w:rsidRDefault="414EE431" w:rsidP="08FD0C10">
            <w:pPr>
              <w:rPr>
                <w:rFonts w:ascii="Times New Roman" w:hAnsi="Times New Roman" w:cs="Times New Roman"/>
              </w:rPr>
            </w:pPr>
            <w:r w:rsidRPr="08FD0C10">
              <w:rPr>
                <w:rFonts w:ascii="Times New Roman" w:hAnsi="Times New Roman" w:cs="Times New Roman"/>
              </w:rPr>
              <w:t>4.997152155282144e-119</w:t>
            </w:r>
          </w:p>
        </w:tc>
        <w:tc>
          <w:tcPr>
            <w:tcW w:w="3420" w:type="dxa"/>
            <w:shd w:val="clear" w:color="auto" w:fill="00B050"/>
            <w:vAlign w:val="center"/>
          </w:tcPr>
          <w:p w14:paraId="118AB5B2" w14:textId="6E37A496" w:rsidR="00597D47" w:rsidRDefault="7368BC3F" w:rsidP="08FD0C10">
            <w:pPr>
              <w:jc w:val="center"/>
              <w:rPr>
                <w:rFonts w:ascii="Times New Roman" w:hAnsi="Times New Roman" w:cs="Times New Roman"/>
              </w:rPr>
            </w:pPr>
            <w:r w:rsidRPr="08FD0C10">
              <w:rPr>
                <w:rFonts w:ascii="Times New Roman" w:hAnsi="Times New Roman" w:cs="Times New Roman"/>
              </w:rPr>
              <w:t xml:space="preserve">Yes </w:t>
            </w:r>
          </w:p>
        </w:tc>
      </w:tr>
      <w:tr w:rsidR="00597D47" w14:paraId="50A1B80A" w14:textId="77777777" w:rsidTr="002845A1">
        <w:tc>
          <w:tcPr>
            <w:tcW w:w="3055" w:type="dxa"/>
          </w:tcPr>
          <w:p w14:paraId="100479D8" w14:textId="2DCF19F1" w:rsidR="00597D47" w:rsidRDefault="23DD2AE0" w:rsidP="08FD0C10">
            <w:pPr>
              <w:rPr>
                <w:rFonts w:ascii="Times New Roman" w:hAnsi="Times New Roman" w:cs="Times New Roman"/>
              </w:rPr>
            </w:pPr>
            <w:r w:rsidRPr="08FD0C10">
              <w:rPr>
                <w:rFonts w:ascii="Times New Roman" w:hAnsi="Times New Roman" w:cs="Times New Roman"/>
              </w:rPr>
              <w:t>Personal History</w:t>
            </w:r>
          </w:p>
        </w:tc>
        <w:tc>
          <w:tcPr>
            <w:tcW w:w="2970" w:type="dxa"/>
          </w:tcPr>
          <w:p w14:paraId="16C304A0" w14:textId="068D6116" w:rsidR="00597D47" w:rsidRDefault="48D5D7BC" w:rsidP="08FD0C10">
            <w:pPr>
              <w:rPr>
                <w:rFonts w:ascii="Times New Roman" w:hAnsi="Times New Roman" w:cs="Times New Roman"/>
              </w:rPr>
            </w:pPr>
            <w:r w:rsidRPr="08FD0C10">
              <w:rPr>
                <w:rFonts w:ascii="Times New Roman" w:hAnsi="Times New Roman" w:cs="Times New Roman"/>
              </w:rPr>
              <w:t>1.0726121649379595e-146</w:t>
            </w:r>
          </w:p>
        </w:tc>
        <w:tc>
          <w:tcPr>
            <w:tcW w:w="3420" w:type="dxa"/>
            <w:shd w:val="clear" w:color="auto" w:fill="00B050"/>
            <w:vAlign w:val="center"/>
          </w:tcPr>
          <w:p w14:paraId="52952798" w14:textId="43F53181" w:rsidR="00597D47" w:rsidRDefault="02B0D947" w:rsidP="08FD0C10">
            <w:pPr>
              <w:jc w:val="center"/>
              <w:rPr>
                <w:rFonts w:ascii="Times New Roman" w:hAnsi="Times New Roman" w:cs="Times New Roman"/>
              </w:rPr>
            </w:pPr>
            <w:r w:rsidRPr="08FD0C10">
              <w:rPr>
                <w:rFonts w:ascii="Times New Roman" w:hAnsi="Times New Roman" w:cs="Times New Roman"/>
              </w:rPr>
              <w:t>Yes</w:t>
            </w:r>
          </w:p>
        </w:tc>
      </w:tr>
      <w:tr w:rsidR="00597D47" w14:paraId="11707EE4" w14:textId="77777777" w:rsidTr="002845A1">
        <w:tc>
          <w:tcPr>
            <w:tcW w:w="3055" w:type="dxa"/>
          </w:tcPr>
          <w:p w14:paraId="671E43D4" w14:textId="3AB0003C" w:rsidR="00597D47" w:rsidRDefault="23DD2AE0" w:rsidP="08FD0C10">
            <w:pPr>
              <w:rPr>
                <w:rFonts w:ascii="Times New Roman" w:hAnsi="Times New Roman" w:cs="Times New Roman"/>
              </w:rPr>
            </w:pPr>
            <w:r w:rsidRPr="08FD0C10">
              <w:rPr>
                <w:rFonts w:ascii="Times New Roman" w:hAnsi="Times New Roman" w:cs="Times New Roman"/>
              </w:rPr>
              <w:t>Current Stressors</w:t>
            </w:r>
          </w:p>
        </w:tc>
        <w:tc>
          <w:tcPr>
            <w:tcW w:w="2970" w:type="dxa"/>
          </w:tcPr>
          <w:p w14:paraId="0F1D00F3" w14:textId="505113A6" w:rsidR="00597D47" w:rsidRDefault="1A14E480" w:rsidP="08FD0C10">
            <w:pPr>
              <w:rPr>
                <w:rFonts w:ascii="Times New Roman" w:hAnsi="Times New Roman" w:cs="Times New Roman"/>
              </w:rPr>
            </w:pPr>
            <w:r w:rsidRPr="08FD0C10">
              <w:rPr>
                <w:rFonts w:ascii="Times New Roman" w:hAnsi="Times New Roman" w:cs="Times New Roman"/>
              </w:rPr>
              <w:t>0.0</w:t>
            </w:r>
          </w:p>
        </w:tc>
        <w:tc>
          <w:tcPr>
            <w:tcW w:w="3420" w:type="dxa"/>
            <w:shd w:val="clear" w:color="auto" w:fill="00B050"/>
            <w:vAlign w:val="center"/>
          </w:tcPr>
          <w:p w14:paraId="66BA1117" w14:textId="3C9A7F29" w:rsidR="00597D47" w:rsidRDefault="701492DA" w:rsidP="08FD0C10">
            <w:pPr>
              <w:jc w:val="center"/>
              <w:rPr>
                <w:rFonts w:ascii="Times New Roman" w:hAnsi="Times New Roman" w:cs="Times New Roman"/>
              </w:rPr>
            </w:pPr>
            <w:r w:rsidRPr="08FD0C10">
              <w:rPr>
                <w:rFonts w:ascii="Times New Roman" w:hAnsi="Times New Roman" w:cs="Times New Roman"/>
              </w:rPr>
              <w:t>Yes</w:t>
            </w:r>
          </w:p>
        </w:tc>
      </w:tr>
      <w:tr w:rsidR="00597D47" w14:paraId="728A053B" w14:textId="77777777" w:rsidTr="002845A1">
        <w:tc>
          <w:tcPr>
            <w:tcW w:w="3055" w:type="dxa"/>
          </w:tcPr>
          <w:p w14:paraId="23C0A61B" w14:textId="4A79A241" w:rsidR="00597D47" w:rsidRDefault="23DD2AE0" w:rsidP="08FD0C10">
            <w:pPr>
              <w:rPr>
                <w:rFonts w:ascii="Times New Roman" w:hAnsi="Times New Roman" w:cs="Times New Roman"/>
              </w:rPr>
            </w:pPr>
            <w:r w:rsidRPr="08FD0C10">
              <w:rPr>
                <w:rFonts w:ascii="Times New Roman" w:hAnsi="Times New Roman" w:cs="Times New Roman"/>
              </w:rPr>
              <w:t>Symptoms</w:t>
            </w:r>
          </w:p>
        </w:tc>
        <w:tc>
          <w:tcPr>
            <w:tcW w:w="2970" w:type="dxa"/>
          </w:tcPr>
          <w:p w14:paraId="30B112E8" w14:textId="3BEF4566" w:rsidR="00597D47" w:rsidRDefault="2DD29780" w:rsidP="08FD0C10">
            <w:pPr>
              <w:rPr>
                <w:rFonts w:ascii="Times New Roman" w:hAnsi="Times New Roman" w:cs="Times New Roman"/>
              </w:rPr>
            </w:pPr>
            <w:r w:rsidRPr="08FD0C10">
              <w:rPr>
                <w:rFonts w:ascii="Times New Roman" w:hAnsi="Times New Roman" w:cs="Times New Roman"/>
              </w:rPr>
              <w:t>0.0</w:t>
            </w:r>
          </w:p>
        </w:tc>
        <w:tc>
          <w:tcPr>
            <w:tcW w:w="3420" w:type="dxa"/>
            <w:shd w:val="clear" w:color="auto" w:fill="00B050"/>
            <w:vAlign w:val="center"/>
          </w:tcPr>
          <w:p w14:paraId="142F117F" w14:textId="51EAF0E2" w:rsidR="00597D47" w:rsidRDefault="5D1DDDCF" w:rsidP="08FD0C10">
            <w:pPr>
              <w:jc w:val="center"/>
              <w:rPr>
                <w:rFonts w:ascii="Times New Roman" w:hAnsi="Times New Roman" w:cs="Times New Roman"/>
              </w:rPr>
            </w:pPr>
            <w:r w:rsidRPr="08FD0C10">
              <w:rPr>
                <w:rFonts w:ascii="Times New Roman" w:hAnsi="Times New Roman" w:cs="Times New Roman"/>
              </w:rPr>
              <w:t>Yes</w:t>
            </w:r>
          </w:p>
        </w:tc>
      </w:tr>
      <w:tr w:rsidR="00597D47" w14:paraId="131F31BF" w14:textId="77777777" w:rsidTr="002845A1">
        <w:tc>
          <w:tcPr>
            <w:tcW w:w="3055" w:type="dxa"/>
          </w:tcPr>
          <w:p w14:paraId="33F79F0C" w14:textId="1AF610B6" w:rsidR="00597D47" w:rsidRDefault="23DD2AE0" w:rsidP="08FD0C10">
            <w:pPr>
              <w:rPr>
                <w:rFonts w:ascii="Times New Roman" w:hAnsi="Times New Roman" w:cs="Times New Roman"/>
              </w:rPr>
            </w:pPr>
            <w:r w:rsidRPr="08FD0C10">
              <w:rPr>
                <w:rFonts w:ascii="Times New Roman" w:hAnsi="Times New Roman" w:cs="Times New Roman"/>
              </w:rPr>
              <w:t>Severity</w:t>
            </w:r>
          </w:p>
        </w:tc>
        <w:tc>
          <w:tcPr>
            <w:tcW w:w="2970" w:type="dxa"/>
          </w:tcPr>
          <w:p w14:paraId="3D9D5784" w14:textId="139E81C6" w:rsidR="00597D47" w:rsidRDefault="549F4086" w:rsidP="08FD0C10">
            <w:pPr>
              <w:rPr>
                <w:rFonts w:ascii="Times New Roman" w:hAnsi="Times New Roman" w:cs="Times New Roman"/>
              </w:rPr>
            </w:pPr>
            <w:r w:rsidRPr="08FD0C10">
              <w:rPr>
                <w:rFonts w:ascii="Times New Roman" w:hAnsi="Times New Roman" w:cs="Times New Roman"/>
              </w:rPr>
              <w:t>0.0</w:t>
            </w:r>
          </w:p>
        </w:tc>
        <w:tc>
          <w:tcPr>
            <w:tcW w:w="3420" w:type="dxa"/>
            <w:shd w:val="clear" w:color="auto" w:fill="00B050"/>
            <w:vAlign w:val="center"/>
          </w:tcPr>
          <w:p w14:paraId="583339B8" w14:textId="2A7618C1" w:rsidR="00597D47" w:rsidRDefault="7A201BF3" w:rsidP="08FD0C10">
            <w:pPr>
              <w:jc w:val="center"/>
              <w:rPr>
                <w:rFonts w:ascii="Times New Roman" w:hAnsi="Times New Roman" w:cs="Times New Roman"/>
              </w:rPr>
            </w:pPr>
            <w:r w:rsidRPr="08FD0C10">
              <w:rPr>
                <w:rFonts w:ascii="Times New Roman" w:hAnsi="Times New Roman" w:cs="Times New Roman"/>
              </w:rPr>
              <w:t>Yes</w:t>
            </w:r>
          </w:p>
        </w:tc>
      </w:tr>
      <w:tr w:rsidR="00597D47" w14:paraId="48E41D36" w14:textId="77777777" w:rsidTr="002845A1">
        <w:tc>
          <w:tcPr>
            <w:tcW w:w="3055" w:type="dxa"/>
          </w:tcPr>
          <w:p w14:paraId="2EC42B41" w14:textId="4EAAD590" w:rsidR="00597D47" w:rsidRDefault="23DD2AE0" w:rsidP="08FD0C10">
            <w:pPr>
              <w:rPr>
                <w:rFonts w:ascii="Times New Roman" w:hAnsi="Times New Roman" w:cs="Times New Roman"/>
              </w:rPr>
            </w:pPr>
            <w:r w:rsidRPr="08FD0C10">
              <w:rPr>
                <w:rFonts w:ascii="Times New Roman" w:hAnsi="Times New Roman" w:cs="Times New Roman"/>
              </w:rPr>
              <w:t>Impact on Life</w:t>
            </w:r>
          </w:p>
        </w:tc>
        <w:tc>
          <w:tcPr>
            <w:tcW w:w="2970" w:type="dxa"/>
          </w:tcPr>
          <w:p w14:paraId="36BC1F4D" w14:textId="71BF85CE" w:rsidR="00597D47" w:rsidRDefault="40103199" w:rsidP="08FD0C10">
            <w:pPr>
              <w:rPr>
                <w:rFonts w:ascii="Times New Roman" w:hAnsi="Times New Roman" w:cs="Times New Roman"/>
              </w:rPr>
            </w:pPr>
            <w:r w:rsidRPr="08FD0C10">
              <w:rPr>
                <w:rFonts w:ascii="Times New Roman" w:hAnsi="Times New Roman" w:cs="Times New Roman"/>
              </w:rPr>
              <w:t>0.0</w:t>
            </w:r>
          </w:p>
        </w:tc>
        <w:tc>
          <w:tcPr>
            <w:tcW w:w="3420" w:type="dxa"/>
            <w:shd w:val="clear" w:color="auto" w:fill="00B050"/>
            <w:vAlign w:val="center"/>
          </w:tcPr>
          <w:p w14:paraId="6A0999C6" w14:textId="37485025" w:rsidR="00597D47" w:rsidRDefault="22B56813" w:rsidP="08FD0C10">
            <w:pPr>
              <w:jc w:val="center"/>
              <w:rPr>
                <w:rFonts w:ascii="Times New Roman" w:hAnsi="Times New Roman" w:cs="Times New Roman"/>
              </w:rPr>
            </w:pPr>
            <w:r w:rsidRPr="08FD0C10">
              <w:rPr>
                <w:rFonts w:ascii="Times New Roman" w:hAnsi="Times New Roman" w:cs="Times New Roman"/>
              </w:rPr>
              <w:t>Yes</w:t>
            </w:r>
          </w:p>
        </w:tc>
      </w:tr>
      <w:tr w:rsidR="08FD0C10" w14:paraId="66B48B2C" w14:textId="77777777" w:rsidTr="002845A1">
        <w:trPr>
          <w:trHeight w:val="300"/>
        </w:trPr>
        <w:tc>
          <w:tcPr>
            <w:tcW w:w="3055" w:type="dxa"/>
          </w:tcPr>
          <w:p w14:paraId="69CCEECA" w14:textId="50492246" w:rsidR="23DD2AE0" w:rsidRDefault="23DD2AE0" w:rsidP="08FD0C10">
            <w:pPr>
              <w:rPr>
                <w:rFonts w:ascii="Times New Roman" w:hAnsi="Times New Roman" w:cs="Times New Roman"/>
              </w:rPr>
            </w:pPr>
            <w:r w:rsidRPr="08FD0C10">
              <w:rPr>
                <w:rFonts w:ascii="Times New Roman" w:hAnsi="Times New Roman" w:cs="Times New Roman"/>
              </w:rPr>
              <w:t>Demographics</w:t>
            </w:r>
          </w:p>
        </w:tc>
        <w:tc>
          <w:tcPr>
            <w:tcW w:w="2970" w:type="dxa"/>
          </w:tcPr>
          <w:p w14:paraId="35A91FE3" w14:textId="7E86FE5C" w:rsidR="0FB6733D" w:rsidRDefault="0FB6733D" w:rsidP="08FD0C10">
            <w:pPr>
              <w:rPr>
                <w:rFonts w:ascii="Times New Roman" w:hAnsi="Times New Roman" w:cs="Times New Roman"/>
              </w:rPr>
            </w:pPr>
            <w:r w:rsidRPr="08FD0C10">
              <w:rPr>
                <w:rFonts w:ascii="Times New Roman" w:hAnsi="Times New Roman" w:cs="Times New Roman"/>
              </w:rPr>
              <w:t>6.780394662469932e-29</w:t>
            </w:r>
          </w:p>
        </w:tc>
        <w:tc>
          <w:tcPr>
            <w:tcW w:w="3420" w:type="dxa"/>
            <w:shd w:val="clear" w:color="auto" w:fill="00B050"/>
            <w:vAlign w:val="center"/>
          </w:tcPr>
          <w:p w14:paraId="0953E0B8" w14:textId="653E5225" w:rsidR="4BA522D1" w:rsidRDefault="4BA522D1" w:rsidP="08FD0C10">
            <w:pPr>
              <w:jc w:val="center"/>
              <w:rPr>
                <w:rFonts w:ascii="Times New Roman" w:hAnsi="Times New Roman" w:cs="Times New Roman"/>
              </w:rPr>
            </w:pPr>
            <w:r w:rsidRPr="08FD0C10">
              <w:rPr>
                <w:rFonts w:ascii="Times New Roman" w:hAnsi="Times New Roman" w:cs="Times New Roman"/>
              </w:rPr>
              <w:t>Yes</w:t>
            </w:r>
          </w:p>
        </w:tc>
      </w:tr>
      <w:tr w:rsidR="08FD0C10" w14:paraId="4EE84A0C" w14:textId="77777777" w:rsidTr="002845A1">
        <w:trPr>
          <w:trHeight w:val="300"/>
        </w:trPr>
        <w:tc>
          <w:tcPr>
            <w:tcW w:w="3055" w:type="dxa"/>
          </w:tcPr>
          <w:p w14:paraId="721E6058" w14:textId="2D22F45A" w:rsidR="23DD2AE0" w:rsidRDefault="23DD2AE0" w:rsidP="08FD0C10">
            <w:pPr>
              <w:rPr>
                <w:rFonts w:ascii="Times New Roman" w:hAnsi="Times New Roman" w:cs="Times New Roman"/>
              </w:rPr>
            </w:pPr>
            <w:r w:rsidRPr="08FD0C10">
              <w:rPr>
                <w:rFonts w:ascii="Times New Roman" w:hAnsi="Times New Roman" w:cs="Times New Roman"/>
              </w:rPr>
              <w:t>Medical History</w:t>
            </w:r>
          </w:p>
        </w:tc>
        <w:tc>
          <w:tcPr>
            <w:tcW w:w="2970" w:type="dxa"/>
          </w:tcPr>
          <w:p w14:paraId="0CD6B920" w14:textId="756E8E74" w:rsidR="5B52B94A" w:rsidRDefault="5B52B94A" w:rsidP="08FD0C10">
            <w:pPr>
              <w:rPr>
                <w:rFonts w:ascii="Times New Roman" w:hAnsi="Times New Roman" w:cs="Times New Roman"/>
              </w:rPr>
            </w:pPr>
            <w:r w:rsidRPr="08FD0C10">
              <w:rPr>
                <w:rFonts w:ascii="Times New Roman" w:hAnsi="Times New Roman" w:cs="Times New Roman"/>
              </w:rPr>
              <w:t>1.308869350466466e-21</w:t>
            </w:r>
          </w:p>
        </w:tc>
        <w:tc>
          <w:tcPr>
            <w:tcW w:w="3420" w:type="dxa"/>
            <w:shd w:val="clear" w:color="auto" w:fill="00B050"/>
            <w:vAlign w:val="center"/>
          </w:tcPr>
          <w:p w14:paraId="6DB1294B" w14:textId="0E379501" w:rsidR="6E867982" w:rsidRDefault="6E867982" w:rsidP="08FD0C10">
            <w:pPr>
              <w:jc w:val="center"/>
              <w:rPr>
                <w:rFonts w:ascii="Times New Roman" w:hAnsi="Times New Roman" w:cs="Times New Roman"/>
              </w:rPr>
            </w:pPr>
            <w:r w:rsidRPr="08FD0C10">
              <w:rPr>
                <w:rFonts w:ascii="Times New Roman" w:hAnsi="Times New Roman" w:cs="Times New Roman"/>
              </w:rPr>
              <w:t>Yes</w:t>
            </w:r>
          </w:p>
        </w:tc>
      </w:tr>
      <w:tr w:rsidR="08FD0C10" w14:paraId="1DBA129D" w14:textId="77777777" w:rsidTr="002845A1">
        <w:trPr>
          <w:trHeight w:val="300"/>
        </w:trPr>
        <w:tc>
          <w:tcPr>
            <w:tcW w:w="3055" w:type="dxa"/>
          </w:tcPr>
          <w:p w14:paraId="473C0DDA" w14:textId="6849B897" w:rsidR="23DD2AE0" w:rsidRDefault="23DD2AE0" w:rsidP="08FD0C10">
            <w:pPr>
              <w:rPr>
                <w:rFonts w:ascii="Times New Roman" w:hAnsi="Times New Roman" w:cs="Times New Roman"/>
              </w:rPr>
            </w:pPr>
            <w:r w:rsidRPr="08FD0C10">
              <w:rPr>
                <w:rFonts w:ascii="Times New Roman" w:hAnsi="Times New Roman" w:cs="Times New Roman"/>
              </w:rPr>
              <w:t>Psychiatric History</w:t>
            </w:r>
          </w:p>
        </w:tc>
        <w:tc>
          <w:tcPr>
            <w:tcW w:w="2970" w:type="dxa"/>
          </w:tcPr>
          <w:p w14:paraId="137E4A33" w14:textId="738869C5" w:rsidR="668D91FA" w:rsidRDefault="668D91FA" w:rsidP="08FD0C10">
            <w:pPr>
              <w:rPr>
                <w:rFonts w:ascii="Times New Roman" w:hAnsi="Times New Roman" w:cs="Times New Roman"/>
              </w:rPr>
            </w:pPr>
            <w:r w:rsidRPr="08FD0C10">
              <w:rPr>
                <w:rFonts w:ascii="Times New Roman" w:hAnsi="Times New Roman" w:cs="Times New Roman"/>
              </w:rPr>
              <w:t>3.002406393432515e-13</w:t>
            </w:r>
          </w:p>
        </w:tc>
        <w:tc>
          <w:tcPr>
            <w:tcW w:w="3420" w:type="dxa"/>
            <w:shd w:val="clear" w:color="auto" w:fill="00B050"/>
            <w:vAlign w:val="center"/>
          </w:tcPr>
          <w:p w14:paraId="2754D8C2" w14:textId="37F87413" w:rsidR="6C64EB69" w:rsidRDefault="6C64EB69" w:rsidP="08FD0C10">
            <w:pPr>
              <w:jc w:val="center"/>
              <w:rPr>
                <w:rFonts w:ascii="Times New Roman" w:hAnsi="Times New Roman" w:cs="Times New Roman"/>
              </w:rPr>
            </w:pPr>
            <w:r w:rsidRPr="08FD0C10">
              <w:rPr>
                <w:rFonts w:ascii="Times New Roman" w:hAnsi="Times New Roman" w:cs="Times New Roman"/>
              </w:rPr>
              <w:t>Yes</w:t>
            </w:r>
          </w:p>
        </w:tc>
      </w:tr>
      <w:tr w:rsidR="08FD0C10" w14:paraId="701A4118" w14:textId="77777777" w:rsidTr="002845A1">
        <w:trPr>
          <w:trHeight w:val="300"/>
        </w:trPr>
        <w:tc>
          <w:tcPr>
            <w:tcW w:w="3055" w:type="dxa"/>
          </w:tcPr>
          <w:p w14:paraId="3FF188C7" w14:textId="7BCB9282" w:rsidR="23DD2AE0" w:rsidRDefault="23DD2AE0" w:rsidP="08FD0C10">
            <w:pPr>
              <w:rPr>
                <w:rFonts w:ascii="Times New Roman" w:hAnsi="Times New Roman" w:cs="Times New Roman"/>
              </w:rPr>
            </w:pPr>
            <w:r w:rsidRPr="08FD0C10">
              <w:rPr>
                <w:rFonts w:ascii="Times New Roman" w:hAnsi="Times New Roman" w:cs="Times New Roman"/>
              </w:rPr>
              <w:t>Substance Use</w:t>
            </w:r>
          </w:p>
        </w:tc>
        <w:tc>
          <w:tcPr>
            <w:tcW w:w="2970" w:type="dxa"/>
          </w:tcPr>
          <w:p w14:paraId="7FDA16A7" w14:textId="5F487F23" w:rsidR="78D1A31B" w:rsidRDefault="78D1A31B" w:rsidP="08FD0C10">
            <w:pPr>
              <w:rPr>
                <w:rFonts w:ascii="Times New Roman" w:hAnsi="Times New Roman" w:cs="Times New Roman"/>
              </w:rPr>
            </w:pPr>
            <w:r w:rsidRPr="08FD0C10">
              <w:rPr>
                <w:rFonts w:ascii="Times New Roman" w:hAnsi="Times New Roman" w:cs="Times New Roman"/>
              </w:rPr>
              <w:t>4.1757990269588947e-07</w:t>
            </w:r>
          </w:p>
        </w:tc>
        <w:tc>
          <w:tcPr>
            <w:tcW w:w="3420" w:type="dxa"/>
            <w:shd w:val="clear" w:color="auto" w:fill="00B050"/>
            <w:vAlign w:val="center"/>
          </w:tcPr>
          <w:p w14:paraId="49271041" w14:textId="07A851C6" w:rsidR="38AC4EEC" w:rsidRDefault="38AC4EEC" w:rsidP="08FD0C10">
            <w:pPr>
              <w:jc w:val="center"/>
              <w:rPr>
                <w:rFonts w:ascii="Times New Roman" w:hAnsi="Times New Roman" w:cs="Times New Roman"/>
              </w:rPr>
            </w:pPr>
            <w:r w:rsidRPr="08FD0C10">
              <w:rPr>
                <w:rFonts w:ascii="Times New Roman" w:hAnsi="Times New Roman" w:cs="Times New Roman"/>
              </w:rPr>
              <w:t>Yes</w:t>
            </w:r>
          </w:p>
        </w:tc>
      </w:tr>
      <w:tr w:rsidR="08FD0C10" w14:paraId="36C098FB" w14:textId="77777777" w:rsidTr="002845A1">
        <w:trPr>
          <w:trHeight w:val="300"/>
        </w:trPr>
        <w:tc>
          <w:tcPr>
            <w:tcW w:w="3055" w:type="dxa"/>
          </w:tcPr>
          <w:p w14:paraId="7C496C4B" w14:textId="4AC88091" w:rsidR="23DD2AE0" w:rsidRDefault="23DD2AE0" w:rsidP="08FD0C10">
            <w:pPr>
              <w:rPr>
                <w:rFonts w:ascii="Times New Roman" w:hAnsi="Times New Roman" w:cs="Times New Roman"/>
              </w:rPr>
            </w:pPr>
            <w:r w:rsidRPr="08FD0C10">
              <w:rPr>
                <w:rFonts w:ascii="Times New Roman" w:hAnsi="Times New Roman" w:cs="Times New Roman"/>
              </w:rPr>
              <w:t>Coping Mechanisms</w:t>
            </w:r>
          </w:p>
        </w:tc>
        <w:tc>
          <w:tcPr>
            <w:tcW w:w="2970" w:type="dxa"/>
          </w:tcPr>
          <w:p w14:paraId="28731B25" w14:textId="061FEC8C" w:rsidR="06A23D1E" w:rsidRDefault="06A23D1E" w:rsidP="08FD0C10">
            <w:pPr>
              <w:rPr>
                <w:rFonts w:ascii="Times New Roman" w:hAnsi="Times New Roman" w:cs="Times New Roman"/>
              </w:rPr>
            </w:pPr>
            <w:r w:rsidRPr="08FD0C10">
              <w:rPr>
                <w:rFonts w:ascii="Times New Roman" w:hAnsi="Times New Roman" w:cs="Times New Roman"/>
              </w:rPr>
              <w:t>5.947016904751294e-136</w:t>
            </w:r>
          </w:p>
        </w:tc>
        <w:tc>
          <w:tcPr>
            <w:tcW w:w="3420" w:type="dxa"/>
            <w:shd w:val="clear" w:color="auto" w:fill="00B050"/>
            <w:vAlign w:val="center"/>
          </w:tcPr>
          <w:p w14:paraId="49C088E5" w14:textId="3B3C0C1E" w:rsidR="237A472E" w:rsidRDefault="237A472E" w:rsidP="08FD0C10">
            <w:pPr>
              <w:jc w:val="center"/>
              <w:rPr>
                <w:rFonts w:ascii="Times New Roman" w:hAnsi="Times New Roman" w:cs="Times New Roman"/>
              </w:rPr>
            </w:pPr>
            <w:r w:rsidRPr="08FD0C10">
              <w:rPr>
                <w:rFonts w:ascii="Times New Roman" w:hAnsi="Times New Roman" w:cs="Times New Roman"/>
              </w:rPr>
              <w:t>Yes</w:t>
            </w:r>
          </w:p>
        </w:tc>
      </w:tr>
      <w:tr w:rsidR="08FD0C10" w14:paraId="05F85471" w14:textId="77777777" w:rsidTr="002845A1">
        <w:trPr>
          <w:trHeight w:val="300"/>
        </w:trPr>
        <w:tc>
          <w:tcPr>
            <w:tcW w:w="3055" w:type="dxa"/>
          </w:tcPr>
          <w:p w14:paraId="75371391" w14:textId="6B75BA80" w:rsidR="23DD2AE0" w:rsidRDefault="23DD2AE0" w:rsidP="08FD0C10">
            <w:pPr>
              <w:rPr>
                <w:rFonts w:ascii="Times New Roman" w:hAnsi="Times New Roman" w:cs="Times New Roman"/>
              </w:rPr>
            </w:pPr>
            <w:r w:rsidRPr="08FD0C10">
              <w:rPr>
                <w:rFonts w:ascii="Times New Roman" w:hAnsi="Times New Roman" w:cs="Times New Roman"/>
              </w:rPr>
              <w:t>Social Support</w:t>
            </w:r>
          </w:p>
        </w:tc>
        <w:tc>
          <w:tcPr>
            <w:tcW w:w="2970" w:type="dxa"/>
          </w:tcPr>
          <w:p w14:paraId="57E021CB" w14:textId="430436AD" w:rsidR="38ECFBE5" w:rsidRDefault="38ECFBE5" w:rsidP="08FD0C10">
            <w:pPr>
              <w:rPr>
                <w:rFonts w:ascii="Times New Roman" w:hAnsi="Times New Roman" w:cs="Times New Roman"/>
              </w:rPr>
            </w:pPr>
            <w:r w:rsidRPr="08FD0C10">
              <w:rPr>
                <w:rFonts w:ascii="Times New Roman" w:hAnsi="Times New Roman" w:cs="Times New Roman"/>
              </w:rPr>
              <w:t>5.569840505560957e-22</w:t>
            </w:r>
          </w:p>
        </w:tc>
        <w:tc>
          <w:tcPr>
            <w:tcW w:w="3420" w:type="dxa"/>
            <w:shd w:val="clear" w:color="auto" w:fill="00B050"/>
            <w:vAlign w:val="center"/>
          </w:tcPr>
          <w:p w14:paraId="60DB1B41" w14:textId="38ED3D81" w:rsidR="32CF59AB" w:rsidRDefault="32CF59AB" w:rsidP="08FD0C10">
            <w:pPr>
              <w:jc w:val="center"/>
              <w:rPr>
                <w:rFonts w:ascii="Times New Roman" w:hAnsi="Times New Roman" w:cs="Times New Roman"/>
              </w:rPr>
            </w:pPr>
            <w:r w:rsidRPr="08FD0C10">
              <w:rPr>
                <w:rFonts w:ascii="Times New Roman" w:hAnsi="Times New Roman" w:cs="Times New Roman"/>
              </w:rPr>
              <w:t>Yes</w:t>
            </w:r>
          </w:p>
        </w:tc>
      </w:tr>
      <w:tr w:rsidR="08FD0C10" w14:paraId="61798DCE" w14:textId="77777777" w:rsidTr="002845A1">
        <w:trPr>
          <w:trHeight w:val="300"/>
        </w:trPr>
        <w:tc>
          <w:tcPr>
            <w:tcW w:w="3055" w:type="dxa"/>
          </w:tcPr>
          <w:p w14:paraId="6BAE0E73" w14:textId="09782BA1" w:rsidR="23DD2AE0" w:rsidRDefault="23DD2AE0" w:rsidP="08FD0C10">
            <w:pPr>
              <w:rPr>
                <w:rFonts w:ascii="Times New Roman" w:hAnsi="Times New Roman" w:cs="Times New Roman"/>
              </w:rPr>
            </w:pPr>
            <w:r w:rsidRPr="08FD0C10">
              <w:rPr>
                <w:rFonts w:ascii="Times New Roman" w:hAnsi="Times New Roman" w:cs="Times New Roman"/>
              </w:rPr>
              <w:t>Lifestyle Factors</w:t>
            </w:r>
          </w:p>
        </w:tc>
        <w:tc>
          <w:tcPr>
            <w:tcW w:w="2970" w:type="dxa"/>
          </w:tcPr>
          <w:p w14:paraId="55B9A934" w14:textId="257AC34C" w:rsidR="0484E9C5" w:rsidRDefault="0484E9C5" w:rsidP="08FD0C10">
            <w:pPr>
              <w:rPr>
                <w:rFonts w:ascii="Times New Roman" w:hAnsi="Times New Roman" w:cs="Times New Roman"/>
              </w:rPr>
            </w:pPr>
            <w:r w:rsidRPr="08FD0C10">
              <w:rPr>
                <w:rFonts w:ascii="Times New Roman" w:hAnsi="Times New Roman" w:cs="Times New Roman"/>
              </w:rPr>
              <w:t>0.0</w:t>
            </w:r>
          </w:p>
        </w:tc>
        <w:tc>
          <w:tcPr>
            <w:tcW w:w="3420" w:type="dxa"/>
            <w:shd w:val="clear" w:color="auto" w:fill="00B050"/>
            <w:vAlign w:val="center"/>
          </w:tcPr>
          <w:p w14:paraId="51039B56" w14:textId="564F8020" w:rsidR="7DE74BB6" w:rsidRDefault="7DE74BB6" w:rsidP="08FD0C10">
            <w:pPr>
              <w:jc w:val="center"/>
              <w:rPr>
                <w:rFonts w:ascii="Times New Roman" w:hAnsi="Times New Roman" w:cs="Times New Roman"/>
              </w:rPr>
            </w:pPr>
            <w:r w:rsidRPr="08FD0C10">
              <w:rPr>
                <w:rFonts w:ascii="Times New Roman" w:hAnsi="Times New Roman" w:cs="Times New Roman"/>
              </w:rPr>
              <w:t>Yes</w:t>
            </w:r>
          </w:p>
        </w:tc>
      </w:tr>
    </w:tbl>
    <w:p w14:paraId="5BC41EE4" w14:textId="3641745D" w:rsidR="002F3DCC" w:rsidRDefault="002F3DCC" w:rsidP="002F3DCC">
      <w:pPr>
        <w:pStyle w:val="Caption"/>
        <w:spacing w:after="680"/>
      </w:pPr>
      <w:r>
        <w:t>Table</w:t>
      </w:r>
      <w:fldSimple w:instr=" SEQ Figure \* ARABIC ">
        <w:r w:rsidR="00E23D29">
          <w:rPr>
            <w:noProof/>
          </w:rPr>
          <w:t>3</w:t>
        </w:r>
      </w:fldSimple>
      <w:r>
        <w:t xml:space="preserve">. Chi-Square Testing Results </w:t>
      </w:r>
    </w:p>
    <w:p w14:paraId="3A066B0A" w14:textId="6ABA0CC9" w:rsidR="75BA4C3A" w:rsidRDefault="75BA4C3A" w:rsidP="08FD0C10">
      <w:pPr>
        <w:jc w:val="both"/>
        <w:rPr>
          <w:rFonts w:ascii="Times New Roman" w:hAnsi="Times New Roman" w:cs="Times New Roman"/>
        </w:rPr>
      </w:pPr>
      <w:r w:rsidRPr="08FD0C10">
        <w:rPr>
          <w:rFonts w:ascii="Times New Roman" w:hAnsi="Times New Roman" w:cs="Times New Roman"/>
        </w:rPr>
        <w:t>The variable "Gender" was excluded from further analysis due to its non-significant p-value (p = 0.886), suggesting that gender differences may not be a significant predictor for panic disorder in this study.</w:t>
      </w:r>
    </w:p>
    <w:p w14:paraId="7779D95A" w14:textId="77777777" w:rsidR="00BF77A7" w:rsidRDefault="00BF77A7" w:rsidP="004E092D">
      <w:pPr>
        <w:jc w:val="both"/>
        <w:rPr>
          <w:rFonts w:ascii="Times New Roman" w:hAnsi="Times New Roman" w:cs="Times New Roman"/>
        </w:rPr>
      </w:pPr>
    </w:p>
    <w:p w14:paraId="1F6A407F" w14:textId="77777777" w:rsidR="007113CB" w:rsidRDefault="007113CB" w:rsidP="0004777D"/>
    <w:p w14:paraId="0C81B6B4" w14:textId="77777777" w:rsidR="00DB7A85" w:rsidRDefault="00DB7A85" w:rsidP="0004777D"/>
    <w:p w14:paraId="3CE7E637" w14:textId="77777777" w:rsidR="00DB7A85" w:rsidRDefault="00DB7A85" w:rsidP="0004777D"/>
    <w:p w14:paraId="083BDAA6" w14:textId="6A7F2195" w:rsidR="007113CB" w:rsidRDefault="004F6601" w:rsidP="0004777D">
      <w:pPr>
        <w:rPr>
          <w:rFonts w:ascii="Times New Roman" w:eastAsia="Times New Roman" w:hAnsi="Times New Roman" w:cs="Times New Roman"/>
          <w:b/>
          <w:bCs/>
        </w:rPr>
      </w:pPr>
      <w:r w:rsidRPr="08FD0C10">
        <w:rPr>
          <w:rFonts w:ascii="Times New Roman" w:eastAsia="Times New Roman" w:hAnsi="Times New Roman" w:cs="Times New Roman"/>
          <w:b/>
          <w:bCs/>
        </w:rPr>
        <w:lastRenderedPageBreak/>
        <w:t>6</w:t>
      </w:r>
      <w:r w:rsidR="00B01C75" w:rsidRPr="08FD0C10">
        <w:rPr>
          <w:rFonts w:ascii="Times New Roman" w:eastAsia="Times New Roman" w:hAnsi="Times New Roman" w:cs="Times New Roman"/>
          <w:b/>
          <w:bCs/>
        </w:rPr>
        <w:t xml:space="preserve">. Data </w:t>
      </w:r>
      <w:r w:rsidR="002E0D5D" w:rsidRPr="08FD0C10">
        <w:rPr>
          <w:rFonts w:ascii="Times New Roman" w:eastAsia="Times New Roman" w:hAnsi="Times New Roman" w:cs="Times New Roman"/>
          <w:b/>
          <w:bCs/>
        </w:rPr>
        <w:t>Visualisatio</w:t>
      </w:r>
      <w:r w:rsidR="00B01C75" w:rsidRPr="08FD0C10">
        <w:rPr>
          <w:rFonts w:ascii="Times New Roman" w:eastAsia="Times New Roman" w:hAnsi="Times New Roman" w:cs="Times New Roman"/>
          <w:b/>
          <w:bCs/>
        </w:rPr>
        <w:t xml:space="preserve">n </w:t>
      </w:r>
    </w:p>
    <w:p w14:paraId="49A8F904" w14:textId="74979DC8" w:rsidR="00397FA2" w:rsidRDefault="00397FA2" w:rsidP="0004777D">
      <w:pPr>
        <w:rPr>
          <w:rFonts w:ascii="Times New Roman" w:eastAsia="Times New Roman" w:hAnsi="Times New Roman" w:cs="Times New Roman"/>
          <w:b/>
          <w:bCs/>
        </w:rPr>
      </w:pPr>
      <w:r>
        <w:rPr>
          <w:rFonts w:ascii="Times New Roman" w:eastAsia="Times New Roman" w:hAnsi="Times New Roman" w:cs="Times New Roman"/>
          <w:b/>
          <w:bCs/>
        </w:rPr>
        <w:t>6.1. Count Plot</w:t>
      </w:r>
    </w:p>
    <w:p w14:paraId="55ADCA79" w14:textId="77777777" w:rsidR="0004777D" w:rsidRDefault="0004777D" w:rsidP="0004777D"/>
    <w:p w14:paraId="356AB3DF" w14:textId="51464DBA" w:rsidR="00E92919" w:rsidRPr="002F3DCC" w:rsidRDefault="00AE2D63" w:rsidP="002F3DCC">
      <w:pPr>
        <w:jc w:val="both"/>
        <w:rPr>
          <w:rFonts w:ascii="Times New Roman" w:hAnsi="Times New Roman" w:cs="Times New Roman"/>
        </w:rPr>
      </w:pPr>
      <w:r>
        <w:rPr>
          <w:rFonts w:ascii="Times New Roman" w:hAnsi="Times New Roman" w:cs="Times New Roman"/>
        </w:rPr>
        <w:t>To</w:t>
      </w:r>
      <w:r w:rsidR="00813D49" w:rsidRPr="002F3DCC">
        <w:rPr>
          <w:rFonts w:ascii="Times New Roman" w:hAnsi="Times New Roman" w:cs="Times New Roman"/>
        </w:rPr>
        <w:t xml:space="preserve"> gain insights into the distribution of classes within our target variable, 'Panic Disorder Diagnosis', we employed data visualization techniques. Specifically, we utilized the seaborn library to create a count plot, offering a clear representation of the frequency of each class.</w:t>
      </w:r>
    </w:p>
    <w:p w14:paraId="71736EB8" w14:textId="141D8A27" w:rsidR="00C856D5" w:rsidRDefault="00C856D5" w:rsidP="004D5162">
      <w:pPr>
        <w:pStyle w:val="Caption"/>
        <w:spacing w:after="680"/>
      </w:pPr>
    </w:p>
    <w:p w14:paraId="4D0BF942" w14:textId="5597CA5D" w:rsidR="00813D49" w:rsidRDefault="005E5F4F" w:rsidP="005E5F4F">
      <w:pPr>
        <w:jc w:val="center"/>
      </w:pPr>
      <w:r w:rsidRPr="005E5F4F">
        <w:rPr>
          <w:noProof/>
        </w:rPr>
        <w:drawing>
          <wp:inline distT="0" distB="0" distL="0" distR="0" wp14:anchorId="2D68F36C" wp14:editId="2E4F327A">
            <wp:extent cx="4152900" cy="3009900"/>
            <wp:effectExtent l="0" t="0" r="0" b="0"/>
            <wp:docPr id="198483155" name="Picture 198483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3155" name=""/>
                    <pic:cNvPicPr/>
                  </pic:nvPicPr>
                  <pic:blipFill>
                    <a:blip r:embed="rId17"/>
                    <a:stretch>
                      <a:fillRect/>
                    </a:stretch>
                  </pic:blipFill>
                  <pic:spPr>
                    <a:xfrm>
                      <a:off x="0" y="0"/>
                      <a:ext cx="4152900" cy="3009900"/>
                    </a:xfrm>
                    <a:prstGeom prst="rect">
                      <a:avLst/>
                    </a:prstGeom>
                  </pic:spPr>
                </pic:pic>
              </a:graphicData>
            </a:graphic>
          </wp:inline>
        </w:drawing>
      </w:r>
    </w:p>
    <w:p w14:paraId="56A61AD8" w14:textId="1360FBDC" w:rsidR="00813D49" w:rsidRDefault="00FD6208" w:rsidP="004D5162">
      <w:pPr>
        <w:pStyle w:val="Caption"/>
        <w:spacing w:after="680"/>
      </w:pPr>
      <w:ins w:id="0" w:author="Microsoft Word" w:date="2023-12-11T18:03:00Z" w16du:dateUtc="2023-12-12T02:03:00Z">
        <w:r>
          <w:t xml:space="preserve">                               Figure</w:t>
        </w:r>
        <w:r>
          <w:fldChar w:fldCharType="begin"/>
        </w:r>
        <w:r>
          <w:instrText xml:space="preserve"> SEQ Figure \* ARABIC </w:instrText>
        </w:r>
        <w:r>
          <w:fldChar w:fldCharType="separate"/>
        </w:r>
        <w:r>
          <w:fldChar w:fldCharType="end"/>
        </w:r>
        <w:r>
          <w:t xml:space="preserve">. </w:t>
        </w:r>
      </w:ins>
      <w:r w:rsidR="2F402C0D">
        <w:t xml:space="preserve">                               </w:t>
      </w:r>
      <w:r w:rsidR="092E8698">
        <w:t>Figure</w:t>
      </w:r>
      <w:fldSimple w:instr=" SEQ Figure \* ARABIC ">
        <w:r w:rsidR="00E23D29">
          <w:rPr>
            <w:noProof/>
          </w:rPr>
          <w:t>4</w:t>
        </w:r>
      </w:fldSimple>
      <w:r w:rsidR="092E8698">
        <w:t xml:space="preserve">. Count </w:t>
      </w:r>
      <w:r w:rsidR="705AE16B">
        <w:t>P</w:t>
      </w:r>
      <w:r w:rsidR="092E8698">
        <w:t xml:space="preserve">lot for </w:t>
      </w:r>
      <w:r w:rsidR="2393FBBB">
        <w:t xml:space="preserve">Panic Disorder Diagnosis </w:t>
      </w:r>
    </w:p>
    <w:p w14:paraId="4CD03B32" w14:textId="6D2FDF4D" w:rsidR="4B98574C" w:rsidRDefault="4B98574C" w:rsidP="6B2DD4DB">
      <w:pPr>
        <w:jc w:val="both"/>
        <w:rPr>
          <w:rFonts w:ascii="Times New Roman" w:hAnsi="Times New Roman" w:cs="Times New Roman"/>
        </w:rPr>
      </w:pPr>
      <w:r w:rsidRPr="6B2DD4DB">
        <w:rPr>
          <w:rFonts w:ascii="Times New Roman" w:hAnsi="Times New Roman" w:cs="Times New Roman"/>
        </w:rPr>
        <w:t xml:space="preserve">The generated count plot visually illustrates the distribution of classes in the 'Panic Disorder Diagnosis' variable. Each bar on the plot signifies a distinct class, and the bar's height corresponds to the frequency or count of occurrences of that </w:t>
      </w:r>
      <w:proofErr w:type="gramStart"/>
      <w:r w:rsidRPr="6B2DD4DB">
        <w:rPr>
          <w:rFonts w:ascii="Times New Roman" w:hAnsi="Times New Roman" w:cs="Times New Roman"/>
        </w:rPr>
        <w:t>particular class</w:t>
      </w:r>
      <w:proofErr w:type="gramEnd"/>
      <w:r w:rsidRPr="6B2DD4DB">
        <w:rPr>
          <w:rFonts w:ascii="Times New Roman" w:hAnsi="Times New Roman" w:cs="Times New Roman"/>
        </w:rPr>
        <w:t xml:space="preserve"> within the dataset.</w:t>
      </w:r>
    </w:p>
    <w:p w14:paraId="2293330E" w14:textId="77777777" w:rsidR="003F528C" w:rsidRPr="003C643B" w:rsidRDefault="003F528C" w:rsidP="003C643B">
      <w:pPr>
        <w:jc w:val="both"/>
        <w:rPr>
          <w:rFonts w:ascii="Times New Roman" w:hAnsi="Times New Roman" w:cs="Times New Roman"/>
        </w:rPr>
      </w:pPr>
    </w:p>
    <w:p w14:paraId="406F8A80" w14:textId="041A5F1B" w:rsidR="00813D49" w:rsidRPr="003C643B" w:rsidRDefault="003F528C" w:rsidP="003C643B">
      <w:pPr>
        <w:jc w:val="both"/>
        <w:rPr>
          <w:rFonts w:ascii="Times New Roman" w:hAnsi="Times New Roman" w:cs="Times New Roman"/>
        </w:rPr>
      </w:pPr>
      <w:r w:rsidRPr="003C643B">
        <w:rPr>
          <w:rFonts w:ascii="Times New Roman" w:hAnsi="Times New Roman" w:cs="Times New Roman"/>
        </w:rPr>
        <w:t>This visualization is instrumental in understanding the balance or imbalance in the distribution of classes, which is essential information for machine learning tasks, especially for classification problems. An imbalanced distribution may influence the performance of classification models, and this plot serves as a valuable exploratory tool in our data analysis process.</w:t>
      </w:r>
    </w:p>
    <w:p w14:paraId="39E1E5EB" w14:textId="02B12A5E" w:rsidR="00930DD7" w:rsidRPr="003C643B" w:rsidRDefault="004E163E" w:rsidP="003C643B">
      <w:pPr>
        <w:jc w:val="both"/>
        <w:rPr>
          <w:rFonts w:ascii="Times New Roman" w:hAnsi="Times New Roman" w:cs="Times New Roman"/>
        </w:rPr>
      </w:pPr>
      <w:r w:rsidRPr="003C643B">
        <w:rPr>
          <w:rFonts w:ascii="Times New Roman" w:hAnsi="Times New Roman" w:cs="Times New Roman"/>
        </w:rPr>
        <w:t xml:space="preserve">This dataset is highly imbalanced. Due to the potential impact of class imbalance on the performance of classification models, we conducted a </w:t>
      </w:r>
      <w:r w:rsidRPr="002B0FF9">
        <w:rPr>
          <w:rFonts w:ascii="Times New Roman" w:hAnsi="Times New Roman" w:cs="Times New Roman"/>
          <w:b/>
          <w:bCs/>
        </w:rPr>
        <w:t>Synthetic Minority Over-sampling Technique (SMOTE)</w:t>
      </w:r>
      <w:r w:rsidRPr="003C643B">
        <w:rPr>
          <w:rFonts w:ascii="Times New Roman" w:hAnsi="Times New Roman" w:cs="Times New Roman"/>
        </w:rPr>
        <w:t xml:space="preserve"> analysis to address this issue. SMOTE involves generating synthetic instances of the minority class to balance the class distribution.</w:t>
      </w:r>
    </w:p>
    <w:p w14:paraId="3DB23520" w14:textId="77777777" w:rsidR="004E163E" w:rsidRDefault="004E163E" w:rsidP="003F528C"/>
    <w:p w14:paraId="370E74F5" w14:textId="77777777" w:rsidR="004E163E" w:rsidRDefault="004E163E" w:rsidP="004E163E">
      <w:pPr>
        <w:jc w:val="both"/>
        <w:rPr>
          <w:rFonts w:ascii="Times New Roman" w:hAnsi="Times New Roman" w:cs="Times New Roman"/>
        </w:rPr>
      </w:pPr>
      <w:r>
        <w:rPr>
          <w:rFonts w:ascii="Times New Roman" w:hAnsi="Times New Roman" w:cs="Times New Roman"/>
          <w:noProof/>
        </w:rPr>
        <w:drawing>
          <wp:inline distT="0" distB="0" distL="0" distR="0" wp14:anchorId="6B76F5B2" wp14:editId="4DBC9B49">
            <wp:extent cx="5943600" cy="651754"/>
            <wp:effectExtent l="0" t="0" r="0" b="0"/>
            <wp:docPr id="1533971448" name="Picture 153397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71448" name="Picture 153397144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51754"/>
                    </a:xfrm>
                    <a:prstGeom prst="rect">
                      <a:avLst/>
                    </a:prstGeom>
                  </pic:spPr>
                </pic:pic>
              </a:graphicData>
            </a:graphic>
          </wp:inline>
        </w:drawing>
      </w:r>
    </w:p>
    <w:p w14:paraId="40A9ABC7" w14:textId="77777777" w:rsidR="004E163E" w:rsidRPr="00BF763A" w:rsidRDefault="004E163E" w:rsidP="004E163E">
      <w:pPr>
        <w:jc w:val="both"/>
        <w:rPr>
          <w:rFonts w:ascii="Times New Roman" w:hAnsi="Times New Roman" w:cs="Times New Roman"/>
        </w:rPr>
      </w:pPr>
    </w:p>
    <w:p w14:paraId="415449DD" w14:textId="024053C8" w:rsidR="20EEF7A8" w:rsidRDefault="20EEF7A8" w:rsidP="5480EB37">
      <w:pPr>
        <w:rPr>
          <w:rFonts w:ascii="Times New Roman" w:eastAsia="Times New Roman" w:hAnsi="Times New Roman" w:cs="Times New Roman"/>
        </w:rPr>
      </w:pPr>
      <w:r w:rsidRPr="5480EB37">
        <w:rPr>
          <w:rFonts w:ascii="Times New Roman" w:eastAsia="Times New Roman" w:hAnsi="Times New Roman" w:cs="Times New Roman"/>
        </w:rPr>
        <w:t>The provided code implements oversampling through the SMOTE algorithm to rectify class imbalance in the training data. This process involves addressing the disparity in class distribution within the original dataset by oversampling the minority class. By doing so, the code aims to enhance the performance of machine learning models, mitigating bias toward the majority class and ultimately improving overall accuracy and predictive capability.</w:t>
      </w:r>
    </w:p>
    <w:p w14:paraId="7BE82A61" w14:textId="77777777" w:rsidR="00397FA2" w:rsidRDefault="00397FA2" w:rsidP="003F528C"/>
    <w:p w14:paraId="0ED3F5D7" w14:textId="4F4CA904" w:rsidR="00397FA2" w:rsidRDefault="00397FA2" w:rsidP="003F528C">
      <w:pPr>
        <w:rPr>
          <w:rFonts w:ascii="Times New Roman" w:hAnsi="Times New Roman" w:cs="Times New Roman"/>
          <w:b/>
          <w:bCs/>
        </w:rPr>
      </w:pPr>
      <w:r w:rsidRPr="002E2DC6">
        <w:rPr>
          <w:rFonts w:ascii="Times New Roman" w:hAnsi="Times New Roman" w:cs="Times New Roman"/>
          <w:b/>
          <w:bCs/>
        </w:rPr>
        <w:t xml:space="preserve">6.2. </w:t>
      </w:r>
      <w:r w:rsidR="002E2DC6" w:rsidRPr="002E2DC6">
        <w:rPr>
          <w:rFonts w:ascii="Times New Roman" w:hAnsi="Times New Roman" w:cs="Times New Roman"/>
          <w:b/>
          <w:bCs/>
        </w:rPr>
        <w:t>Correlation Matrix (Heatmap)</w:t>
      </w:r>
    </w:p>
    <w:p w14:paraId="0E9DA4B7" w14:textId="77777777" w:rsidR="00BF77A7" w:rsidRDefault="00BF77A7" w:rsidP="003F528C">
      <w:pPr>
        <w:rPr>
          <w:rFonts w:ascii="Times New Roman" w:hAnsi="Times New Roman" w:cs="Times New Roman"/>
          <w:b/>
          <w:bCs/>
        </w:rPr>
      </w:pPr>
    </w:p>
    <w:p w14:paraId="170A2B80" w14:textId="4A9AF8A3" w:rsidR="40956BD5" w:rsidRDefault="40956BD5" w:rsidP="781B5BC9">
      <w:pPr>
        <w:jc w:val="both"/>
        <w:rPr>
          <w:rFonts w:ascii="Times New Roman" w:hAnsi="Times New Roman" w:cs="Times New Roman"/>
        </w:rPr>
      </w:pPr>
      <w:r w:rsidRPr="781B5BC9">
        <w:rPr>
          <w:rFonts w:ascii="Times New Roman" w:hAnsi="Times New Roman" w:cs="Times New Roman"/>
        </w:rPr>
        <w:t>A correlation matrix is a tabular representation illustrating the correlation coefficients between pairs of variables, providing a measure of the strength of the relationship between them. The correlation coefficient, ranging from -1 to 1, signifies a perfect negative correlation at -1, a perfect positive correlation at 1, and no correlation at 0.</w:t>
      </w:r>
    </w:p>
    <w:p w14:paraId="62D9F1B5" w14:textId="50244A6F" w:rsidR="002E2DC6" w:rsidRDefault="002E2DC6" w:rsidP="00191E30">
      <w:pPr>
        <w:jc w:val="center"/>
      </w:pPr>
      <w:r w:rsidRPr="002E2DC6">
        <w:rPr>
          <w:noProof/>
        </w:rPr>
        <w:drawing>
          <wp:inline distT="0" distB="0" distL="0" distR="0" wp14:anchorId="1B487744" wp14:editId="7242E597">
            <wp:extent cx="5943600" cy="4770755"/>
            <wp:effectExtent l="0" t="0" r="0" b="4445"/>
            <wp:docPr id="2" name="Picture 2" descr="A screenshot of a computer screen&#10;&#10;Description automatically generated">
              <a:extLst xmlns:a="http://schemas.openxmlformats.org/drawingml/2006/main">
                <a:ext uri="{FF2B5EF4-FFF2-40B4-BE49-F238E27FC236}">
                  <a16:creationId xmlns:a16="http://schemas.microsoft.com/office/drawing/2014/main" id="{1E374CCF-9570-A9DB-2A14-0D413FC6A0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 screen&#10;&#10;Description automatically generated">
                      <a:extLst>
                        <a:ext uri="{FF2B5EF4-FFF2-40B4-BE49-F238E27FC236}">
                          <a16:creationId xmlns:a16="http://schemas.microsoft.com/office/drawing/2014/main" id="{1E374CCF-9570-A9DB-2A14-0D413FC6A08B}"/>
                        </a:ext>
                      </a:extLst>
                    </pic:cNvPr>
                    <pic:cNvPicPr>
                      <a:picLocks noChangeAspect="1"/>
                    </pic:cNvPicPr>
                  </pic:nvPicPr>
                  <pic:blipFill>
                    <a:blip r:embed="rId19"/>
                    <a:stretch>
                      <a:fillRect/>
                    </a:stretch>
                  </pic:blipFill>
                  <pic:spPr>
                    <a:xfrm>
                      <a:off x="0" y="0"/>
                      <a:ext cx="5943600" cy="4770755"/>
                    </a:xfrm>
                    <a:prstGeom prst="rect">
                      <a:avLst/>
                    </a:prstGeom>
                  </pic:spPr>
                </pic:pic>
              </a:graphicData>
            </a:graphic>
          </wp:inline>
        </w:drawing>
      </w:r>
    </w:p>
    <w:p w14:paraId="5D2FB44E" w14:textId="48DEF0E4" w:rsidR="00F84613" w:rsidRDefault="00F84613" w:rsidP="00F84613">
      <w:pPr>
        <w:pStyle w:val="Caption"/>
      </w:pPr>
      <w:r>
        <w:t xml:space="preserve">Figure: </w:t>
      </w:r>
      <w:fldSimple w:instr=" SEQ Figure \* ARABIC ">
        <w:r w:rsidR="00E23D29">
          <w:rPr>
            <w:noProof/>
          </w:rPr>
          <w:t>5</w:t>
        </w:r>
      </w:fldSimple>
      <w:r>
        <w:t xml:space="preserve"> Heatmap</w:t>
      </w:r>
    </w:p>
    <w:p w14:paraId="01F95091" w14:textId="604B2DDC" w:rsidR="37324FA3" w:rsidRDefault="37324FA3" w:rsidP="273450DA">
      <w:pPr>
        <w:jc w:val="both"/>
        <w:rPr>
          <w:rFonts w:ascii="Times New Roman" w:hAnsi="Times New Roman" w:cs="Times New Roman"/>
        </w:rPr>
      </w:pPr>
      <w:r w:rsidRPr="273450DA">
        <w:rPr>
          <w:rFonts w:ascii="Times New Roman" w:hAnsi="Times New Roman" w:cs="Times New Roman"/>
        </w:rPr>
        <w:t xml:space="preserve">The generated heatmap provides a visual depiction of the correlation matrix, where the color of each cell reflects the strength and direction of the correlation between variable pairs. The color spectrum, spanning from cool tones for negative correlation to warm tones for positive correlation, aids in discerning patterns of association. </w:t>
      </w:r>
    </w:p>
    <w:p w14:paraId="4ABBFE5C" w14:textId="604B2DDC" w:rsidR="37324FA3" w:rsidRDefault="37324FA3" w:rsidP="273450DA">
      <w:pPr>
        <w:jc w:val="both"/>
      </w:pPr>
      <w:r w:rsidRPr="273450DA">
        <w:rPr>
          <w:rFonts w:ascii="Times New Roman" w:hAnsi="Times New Roman" w:cs="Times New Roman"/>
        </w:rPr>
        <w:lastRenderedPageBreak/>
        <w:t>Analysis of the correlation matrix reveals that the diagnosis of panic disorder exhibits strong correlations with personal history, current stressors, symptoms, severity, and impact on life. Additionally, there are moderate correlations with age, gender, family history, psychiatric history, substance use, coping mechanisms, social support, and lifestyle factors.</w:t>
      </w:r>
    </w:p>
    <w:p w14:paraId="3606B4FE" w14:textId="77777777" w:rsidR="00027448" w:rsidRDefault="00027448" w:rsidP="00B129C1">
      <w:pPr>
        <w:jc w:val="both"/>
        <w:rPr>
          <w:rFonts w:ascii="Times New Roman" w:hAnsi="Times New Roman" w:cs="Times New Roman"/>
        </w:rPr>
      </w:pPr>
    </w:p>
    <w:p w14:paraId="54E6FBEF" w14:textId="6B5FD968" w:rsidR="00027448" w:rsidRDefault="00027448" w:rsidP="00B129C1">
      <w:pPr>
        <w:jc w:val="both"/>
        <w:rPr>
          <w:rFonts w:ascii="Times New Roman" w:hAnsi="Times New Roman" w:cs="Times New Roman"/>
          <w:b/>
          <w:bCs/>
        </w:rPr>
      </w:pPr>
      <w:r w:rsidRPr="00027448">
        <w:rPr>
          <w:rFonts w:ascii="Times New Roman" w:hAnsi="Times New Roman" w:cs="Times New Roman"/>
          <w:b/>
          <w:bCs/>
        </w:rPr>
        <w:t xml:space="preserve">6.3. Boxplot Analysis </w:t>
      </w:r>
    </w:p>
    <w:p w14:paraId="45C142F0" w14:textId="77777777" w:rsidR="00BF77A7" w:rsidRPr="00027448" w:rsidRDefault="00BF77A7" w:rsidP="00B129C1">
      <w:pPr>
        <w:jc w:val="both"/>
        <w:rPr>
          <w:rFonts w:ascii="Times New Roman" w:hAnsi="Times New Roman" w:cs="Times New Roman"/>
          <w:b/>
          <w:bCs/>
        </w:rPr>
      </w:pPr>
    </w:p>
    <w:p w14:paraId="0B1AAB67" w14:textId="49C64C5A" w:rsidR="005932D5" w:rsidRDefault="00E92919">
      <w:r>
        <w:rPr>
          <w:noProof/>
        </w:rPr>
        <w:drawing>
          <wp:inline distT="0" distB="0" distL="0" distR="0" wp14:anchorId="576BEE1D" wp14:editId="6DC25000">
            <wp:extent cx="5709825" cy="3993937"/>
            <wp:effectExtent l="0" t="0" r="5715" b="0"/>
            <wp:docPr id="1487452600" name="Picture 148745260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52600" name="Picture 3" descr="A screenshot of a computer screen&#10;&#10;Description automatically generated"/>
                    <pic:cNvPicPr/>
                  </pic:nvPicPr>
                  <pic:blipFill rotWithShape="1">
                    <a:blip r:embed="rId20" cstate="print">
                      <a:extLst>
                        <a:ext uri="{28A0092B-C50C-407E-A947-70E740481C1C}">
                          <a14:useLocalDpi xmlns:a14="http://schemas.microsoft.com/office/drawing/2010/main" val="0"/>
                        </a:ext>
                      </a:extLst>
                    </a:blip>
                    <a:srcRect l="2128" r="1801"/>
                    <a:stretch/>
                  </pic:blipFill>
                  <pic:spPr bwMode="auto">
                    <a:xfrm>
                      <a:off x="0" y="0"/>
                      <a:ext cx="5709825" cy="3993937"/>
                    </a:xfrm>
                    <a:prstGeom prst="rect">
                      <a:avLst/>
                    </a:prstGeom>
                    <a:ln>
                      <a:noFill/>
                    </a:ln>
                    <a:extLst>
                      <a:ext uri="{53640926-AAD7-44D8-BBD7-CCE9431645EC}">
                        <a14:shadowObscured xmlns:a14="http://schemas.microsoft.com/office/drawing/2010/main"/>
                      </a:ext>
                    </a:extLst>
                  </pic:spPr>
                </pic:pic>
              </a:graphicData>
            </a:graphic>
          </wp:inline>
        </w:drawing>
      </w:r>
    </w:p>
    <w:p w14:paraId="442C17CA" w14:textId="3B7FBB67" w:rsidR="00F641F3" w:rsidRDefault="00F641F3" w:rsidP="00F641F3">
      <w:pPr>
        <w:pStyle w:val="Caption"/>
      </w:pPr>
      <w:r>
        <w:t xml:space="preserve">Figure: </w:t>
      </w:r>
      <w:fldSimple w:instr=" SEQ Figure \* ARABIC ">
        <w:r w:rsidR="00E23D29">
          <w:rPr>
            <w:noProof/>
          </w:rPr>
          <w:t>6</w:t>
        </w:r>
      </w:fldSimple>
      <w:r>
        <w:t xml:space="preserve"> Box Plot Analysis</w:t>
      </w:r>
    </w:p>
    <w:p w14:paraId="60935588" w14:textId="1B853FA4" w:rsidR="00E92919" w:rsidRPr="00E92919" w:rsidRDefault="00E92919" w:rsidP="08FD0C10">
      <w:pPr>
        <w:spacing w:line="259" w:lineRule="auto"/>
        <w:rPr>
          <w:rFonts w:ascii="Times New Roman" w:eastAsia="Times New Roman" w:hAnsi="Times New Roman" w:cs="Times New Roman"/>
        </w:rPr>
      </w:pPr>
      <w:r w:rsidRPr="08FD0C10">
        <w:rPr>
          <w:rFonts w:ascii="Times New Roman" w:eastAsia="Times New Roman" w:hAnsi="Times New Roman" w:cs="Times New Roman"/>
        </w:rPr>
        <w:t>In this code snippet, a grid of boxplots is generated using the ‘matplotlib’ and ‘seaborn’ libraries in Python. The code iterates over the numerical columns of a DataFrame (df) that are presumably loaded with data, filtering them using select_dtypes</w:t>
      </w:r>
      <w:r w:rsidR="67223D5D" w:rsidRPr="08FD0C10">
        <w:rPr>
          <w:rFonts w:ascii="Times New Roman" w:eastAsia="Times New Roman" w:hAnsi="Times New Roman" w:cs="Times New Roman"/>
        </w:rPr>
        <w:t xml:space="preserve"> </w:t>
      </w:r>
      <w:r w:rsidRPr="08FD0C10">
        <w:rPr>
          <w:rFonts w:ascii="Times New Roman" w:eastAsia="Times New Roman" w:hAnsi="Times New Roman" w:cs="Times New Roman"/>
        </w:rPr>
        <w:t xml:space="preserve">(include='number'). For each numerical column, the code creates a subplot using </w:t>
      </w:r>
      <w:proofErr w:type="gramStart"/>
      <w:r w:rsidRPr="08FD0C10">
        <w:rPr>
          <w:rFonts w:ascii="Times New Roman" w:eastAsia="Times New Roman" w:hAnsi="Times New Roman" w:cs="Times New Roman"/>
        </w:rPr>
        <w:t>plt.subplot</w:t>
      </w:r>
      <w:proofErr w:type="gramEnd"/>
      <w:r w:rsidR="10CC227B" w:rsidRPr="08FD0C10">
        <w:rPr>
          <w:rFonts w:ascii="Times New Roman" w:eastAsia="Times New Roman" w:hAnsi="Times New Roman" w:cs="Times New Roman"/>
        </w:rPr>
        <w:t xml:space="preserve"> </w:t>
      </w:r>
      <w:r w:rsidRPr="08FD0C10">
        <w:rPr>
          <w:rFonts w:ascii="Times New Roman" w:eastAsia="Times New Roman" w:hAnsi="Times New Roman" w:cs="Times New Roman"/>
        </w:rPr>
        <w:t>(2, 3, min</w:t>
      </w:r>
      <w:r w:rsidR="0D7A17F0" w:rsidRPr="08FD0C10">
        <w:rPr>
          <w:rFonts w:ascii="Times New Roman" w:eastAsia="Times New Roman" w:hAnsi="Times New Roman" w:cs="Times New Roman"/>
        </w:rPr>
        <w:t xml:space="preserve"> </w:t>
      </w:r>
      <w:r w:rsidRPr="08FD0C10">
        <w:rPr>
          <w:rFonts w:ascii="Times New Roman" w:eastAsia="Times New Roman" w:hAnsi="Times New Roman" w:cs="Times New Roman"/>
        </w:rPr>
        <w:t>(i+1, 6)), organizing the subplots in a 2x3 grid. The min</w:t>
      </w:r>
      <w:r w:rsidR="74DE7D54" w:rsidRPr="08FD0C10">
        <w:rPr>
          <w:rFonts w:ascii="Times New Roman" w:eastAsia="Times New Roman" w:hAnsi="Times New Roman" w:cs="Times New Roman"/>
        </w:rPr>
        <w:t xml:space="preserve"> </w:t>
      </w:r>
      <w:r w:rsidRPr="08FD0C10">
        <w:rPr>
          <w:rFonts w:ascii="Times New Roman" w:eastAsia="Times New Roman" w:hAnsi="Times New Roman" w:cs="Times New Roman"/>
        </w:rPr>
        <w:t>(i+1, 6) is used to ensure that the loop does not create more than six subplots, as there might be more than six numerical columns.</w:t>
      </w:r>
    </w:p>
    <w:p w14:paraId="6E1F1798" w14:textId="56362701" w:rsidR="00E92919" w:rsidRPr="00E92919" w:rsidRDefault="00E92919" w:rsidP="08FD0C10">
      <w:pPr>
        <w:spacing w:line="259" w:lineRule="auto"/>
        <w:rPr>
          <w:rFonts w:ascii="Times New Roman" w:eastAsia="Times New Roman" w:hAnsi="Times New Roman" w:cs="Times New Roman"/>
        </w:rPr>
      </w:pPr>
      <w:r w:rsidRPr="08FD0C10">
        <w:rPr>
          <w:rFonts w:ascii="Times New Roman" w:eastAsia="Times New Roman" w:hAnsi="Times New Roman" w:cs="Times New Roman"/>
        </w:rPr>
        <w:t xml:space="preserve">Within each subplot, a boxplot is drawn using </w:t>
      </w:r>
      <w:proofErr w:type="gramStart"/>
      <w:r w:rsidRPr="08FD0C10">
        <w:rPr>
          <w:rFonts w:ascii="Times New Roman" w:eastAsia="Times New Roman" w:hAnsi="Times New Roman" w:cs="Times New Roman"/>
        </w:rPr>
        <w:t>sns.boxplot</w:t>
      </w:r>
      <w:proofErr w:type="gramEnd"/>
      <w:r w:rsidRPr="08FD0C10">
        <w:rPr>
          <w:rFonts w:ascii="Times New Roman" w:eastAsia="Times New Roman" w:hAnsi="Times New Roman" w:cs="Times New Roman"/>
        </w:rPr>
        <w:t>(x='Panic Disorder Diagnosis', y=col, data=df). This visual representation displays the distribution of data for each numerical column based on the values in the 'Panic Disorder Diagnosis' column. Each boxplot provides information about the median, quartiles, and potential outliers for the corresponding numerical variable.</w:t>
      </w:r>
    </w:p>
    <w:p w14:paraId="16A44CAB" w14:textId="39D908DF" w:rsidR="00E92919" w:rsidRPr="00E92919" w:rsidRDefault="00E92919" w:rsidP="08FD0C10">
      <w:pPr>
        <w:spacing w:line="259" w:lineRule="auto"/>
        <w:rPr>
          <w:rFonts w:ascii="Times New Roman" w:eastAsia="Times New Roman" w:hAnsi="Times New Roman" w:cs="Times New Roman"/>
        </w:rPr>
      </w:pPr>
      <w:r w:rsidRPr="08FD0C10">
        <w:rPr>
          <w:rFonts w:ascii="Times New Roman" w:eastAsia="Times New Roman" w:hAnsi="Times New Roman" w:cs="Times New Roman"/>
        </w:rPr>
        <w:t xml:space="preserve">The </w:t>
      </w:r>
      <w:proofErr w:type="gramStart"/>
      <w:r w:rsidRPr="08FD0C10">
        <w:rPr>
          <w:rFonts w:ascii="Times New Roman" w:eastAsia="Times New Roman" w:hAnsi="Times New Roman" w:cs="Times New Roman"/>
        </w:rPr>
        <w:t>plt.tight</w:t>
      </w:r>
      <w:proofErr w:type="gramEnd"/>
      <w:r w:rsidRPr="08FD0C10">
        <w:rPr>
          <w:rFonts w:ascii="Times New Roman" w:eastAsia="Times New Roman" w:hAnsi="Times New Roman" w:cs="Times New Roman"/>
        </w:rPr>
        <w:t>_</w:t>
      </w:r>
      <w:proofErr w:type="gramStart"/>
      <w:r w:rsidRPr="08FD0C10">
        <w:rPr>
          <w:rFonts w:ascii="Times New Roman" w:eastAsia="Times New Roman" w:hAnsi="Times New Roman" w:cs="Times New Roman"/>
        </w:rPr>
        <w:t>layout(</w:t>
      </w:r>
      <w:proofErr w:type="gramEnd"/>
      <w:r w:rsidRPr="08FD0C10">
        <w:rPr>
          <w:rFonts w:ascii="Times New Roman" w:eastAsia="Times New Roman" w:hAnsi="Times New Roman" w:cs="Times New Roman"/>
        </w:rPr>
        <w:t>) call is used to improve the layout of the subplots, preventing them from overlapping and ensuring better readability.</w:t>
      </w:r>
    </w:p>
    <w:p w14:paraId="20B33291" w14:textId="2E3A59BF" w:rsidR="08FD0C10" w:rsidRDefault="08FD0C10" w:rsidP="08FD0C10">
      <w:pPr>
        <w:spacing w:line="259" w:lineRule="auto"/>
        <w:rPr>
          <w:rFonts w:ascii="Times New Roman" w:eastAsia="Times New Roman" w:hAnsi="Times New Roman" w:cs="Times New Roman"/>
        </w:rPr>
      </w:pPr>
    </w:p>
    <w:p w14:paraId="33D67E53" w14:textId="77777777" w:rsidR="00DB7A85" w:rsidRDefault="00DB7A85" w:rsidP="08FD0C10">
      <w:pPr>
        <w:spacing w:line="259" w:lineRule="auto"/>
        <w:rPr>
          <w:rFonts w:ascii="Times New Roman" w:eastAsia="Times New Roman" w:hAnsi="Times New Roman" w:cs="Times New Roman"/>
        </w:rPr>
      </w:pPr>
    </w:p>
    <w:p w14:paraId="3FCA69C4" w14:textId="3DC4435E" w:rsidR="007C4628" w:rsidRPr="000E5691" w:rsidRDefault="00D0198F" w:rsidP="00E92919">
      <w:pPr>
        <w:rPr>
          <w:rFonts w:ascii="Times New Roman" w:eastAsia="Times New Roman" w:hAnsi="Times New Roman" w:cs="Times New Roman"/>
          <w:b/>
          <w:bCs/>
          <w:szCs w:val="20"/>
        </w:rPr>
      </w:pPr>
      <w:r>
        <w:rPr>
          <w:rFonts w:ascii="Times New Roman" w:eastAsia="Times New Roman" w:hAnsi="Times New Roman" w:cs="Times New Roman"/>
          <w:b/>
          <w:bCs/>
        </w:rPr>
        <w:lastRenderedPageBreak/>
        <w:t xml:space="preserve">7. </w:t>
      </w:r>
      <w:r w:rsidR="002F72AB" w:rsidRPr="08FD0C10">
        <w:rPr>
          <w:rFonts w:ascii="Times New Roman" w:eastAsia="Times New Roman" w:hAnsi="Times New Roman" w:cs="Times New Roman"/>
          <w:b/>
          <w:bCs/>
        </w:rPr>
        <w:t>Machine Learning and Model Testing</w:t>
      </w:r>
    </w:p>
    <w:p w14:paraId="4A81B10F" w14:textId="3D9C55F7" w:rsidR="08FD0C10" w:rsidRDefault="08FD0C10" w:rsidP="08FD0C10">
      <w:pPr>
        <w:rPr>
          <w:rFonts w:ascii="Times New Roman" w:eastAsia="Times New Roman" w:hAnsi="Times New Roman" w:cs="Times New Roman"/>
          <w:b/>
          <w:bCs/>
        </w:rPr>
      </w:pPr>
    </w:p>
    <w:p w14:paraId="1C6EC519" w14:textId="45C9E278" w:rsidR="007C4628" w:rsidRPr="000E5691" w:rsidRDefault="00333B9F" w:rsidP="00E92919">
      <w:pPr>
        <w:rPr>
          <w:rFonts w:ascii="Times New Roman" w:eastAsia="Times New Roman" w:hAnsi="Times New Roman" w:cs="Times New Roman"/>
          <w:szCs w:val="20"/>
        </w:rPr>
      </w:pPr>
      <w:r w:rsidRPr="000E5691">
        <w:rPr>
          <w:rFonts w:ascii="Times New Roman" w:eastAsia="Times New Roman" w:hAnsi="Times New Roman" w:cs="Times New Roman"/>
          <w:szCs w:val="20"/>
        </w:rPr>
        <w:t>We have trained four different machine learning models, namely</w:t>
      </w:r>
      <w:r w:rsidR="003D2306" w:rsidRPr="000E5691">
        <w:rPr>
          <w:rFonts w:ascii="Times New Roman" w:eastAsia="Times New Roman" w:hAnsi="Times New Roman" w:cs="Times New Roman"/>
          <w:szCs w:val="20"/>
        </w:rPr>
        <w:t>:</w:t>
      </w:r>
    </w:p>
    <w:p w14:paraId="010E6730" w14:textId="3FE78973" w:rsidR="003D2306" w:rsidRPr="000E5691" w:rsidRDefault="003D2306" w:rsidP="001E3CE3">
      <w:pPr>
        <w:pStyle w:val="ListParagraph"/>
        <w:numPr>
          <w:ilvl w:val="0"/>
          <w:numId w:val="21"/>
        </w:numPr>
        <w:rPr>
          <w:rFonts w:ascii="Times New Roman" w:eastAsia="Times New Roman" w:hAnsi="Times New Roman" w:cs="Times New Roman"/>
          <w:szCs w:val="20"/>
        </w:rPr>
      </w:pPr>
      <w:r w:rsidRPr="000E5691">
        <w:rPr>
          <w:rFonts w:ascii="Times New Roman" w:eastAsia="Times New Roman" w:hAnsi="Times New Roman" w:cs="Times New Roman"/>
          <w:szCs w:val="20"/>
        </w:rPr>
        <w:t>Logistic Regression</w:t>
      </w:r>
    </w:p>
    <w:p w14:paraId="3DFAA9C6" w14:textId="733DB0AB" w:rsidR="003D2306" w:rsidRPr="000E5691" w:rsidRDefault="003D2306" w:rsidP="001E3CE3">
      <w:pPr>
        <w:pStyle w:val="ListParagraph"/>
        <w:numPr>
          <w:ilvl w:val="0"/>
          <w:numId w:val="21"/>
        </w:numPr>
        <w:rPr>
          <w:rFonts w:ascii="Times New Roman" w:eastAsia="Times New Roman" w:hAnsi="Times New Roman" w:cs="Times New Roman"/>
          <w:szCs w:val="20"/>
        </w:rPr>
      </w:pPr>
      <w:r w:rsidRPr="000E5691">
        <w:rPr>
          <w:rFonts w:ascii="Times New Roman" w:eastAsia="Times New Roman" w:hAnsi="Times New Roman" w:cs="Times New Roman"/>
          <w:szCs w:val="20"/>
        </w:rPr>
        <w:t>Random Forest Classifier</w:t>
      </w:r>
    </w:p>
    <w:p w14:paraId="781ADD80" w14:textId="596AB845" w:rsidR="00B63DF8" w:rsidRPr="000E5691" w:rsidRDefault="00B63DF8" w:rsidP="001E3CE3">
      <w:pPr>
        <w:pStyle w:val="ListParagraph"/>
        <w:numPr>
          <w:ilvl w:val="0"/>
          <w:numId w:val="21"/>
        </w:numPr>
        <w:rPr>
          <w:rFonts w:ascii="Times New Roman" w:eastAsia="Times New Roman" w:hAnsi="Times New Roman" w:cs="Times New Roman"/>
          <w:szCs w:val="20"/>
        </w:rPr>
      </w:pPr>
      <w:r w:rsidRPr="000E5691">
        <w:rPr>
          <w:rFonts w:ascii="Times New Roman" w:eastAsia="Times New Roman" w:hAnsi="Times New Roman" w:cs="Times New Roman"/>
          <w:szCs w:val="20"/>
        </w:rPr>
        <w:t xml:space="preserve">Decision Tree </w:t>
      </w:r>
    </w:p>
    <w:p w14:paraId="2BE56C5E" w14:textId="51C471FF" w:rsidR="00B63DF8" w:rsidRDefault="001E3CE3" w:rsidP="001E3CE3">
      <w:pPr>
        <w:pStyle w:val="ListParagraph"/>
        <w:numPr>
          <w:ilvl w:val="0"/>
          <w:numId w:val="21"/>
        </w:numPr>
        <w:rPr>
          <w:rFonts w:ascii="Times New Roman" w:eastAsia="Times New Roman" w:hAnsi="Times New Roman" w:cs="Times New Roman"/>
          <w:szCs w:val="20"/>
        </w:rPr>
      </w:pPr>
      <w:r w:rsidRPr="000E5691">
        <w:rPr>
          <w:rFonts w:ascii="Times New Roman" w:eastAsia="Times New Roman" w:hAnsi="Times New Roman" w:cs="Times New Roman"/>
          <w:szCs w:val="20"/>
        </w:rPr>
        <w:t xml:space="preserve">XGBoost </w:t>
      </w:r>
    </w:p>
    <w:p w14:paraId="0A2344A9" w14:textId="013A8FAA" w:rsidR="00075C9A" w:rsidRPr="00075C9A" w:rsidRDefault="00075C9A" w:rsidP="00075C9A">
      <w:pPr>
        <w:rPr>
          <w:rFonts w:ascii="Times New Roman" w:eastAsia="Times New Roman" w:hAnsi="Times New Roman" w:cs="Times New Roman"/>
          <w:szCs w:val="20"/>
        </w:rPr>
      </w:pPr>
      <w:r>
        <w:rPr>
          <w:rFonts w:ascii="Times New Roman" w:eastAsia="Times New Roman" w:hAnsi="Times New Roman" w:cs="Times New Roman"/>
          <w:szCs w:val="20"/>
        </w:rPr>
        <w:t xml:space="preserve">These </w:t>
      </w:r>
      <w:r w:rsidRPr="00075C9A">
        <w:rPr>
          <w:rFonts w:ascii="Times New Roman" w:eastAsia="Times New Roman" w:hAnsi="Times New Roman" w:cs="Times New Roman"/>
          <w:szCs w:val="20"/>
        </w:rPr>
        <w:t xml:space="preserve">algorithms </w:t>
      </w:r>
      <w:r>
        <w:rPr>
          <w:rFonts w:ascii="Times New Roman" w:eastAsia="Times New Roman" w:hAnsi="Times New Roman" w:cs="Times New Roman"/>
          <w:szCs w:val="20"/>
        </w:rPr>
        <w:t xml:space="preserve">were used </w:t>
      </w:r>
      <w:r w:rsidRPr="00075C9A">
        <w:rPr>
          <w:rFonts w:ascii="Times New Roman" w:eastAsia="Times New Roman" w:hAnsi="Times New Roman" w:cs="Times New Roman"/>
          <w:szCs w:val="20"/>
        </w:rPr>
        <w:t xml:space="preserve">to predict and </w:t>
      </w:r>
      <w:r>
        <w:rPr>
          <w:rFonts w:ascii="Times New Roman" w:eastAsia="Times New Roman" w:hAnsi="Times New Roman" w:cs="Times New Roman"/>
          <w:szCs w:val="20"/>
        </w:rPr>
        <w:t>analyze</w:t>
      </w:r>
      <w:r w:rsidRPr="00075C9A">
        <w:rPr>
          <w:rFonts w:ascii="Times New Roman" w:eastAsia="Times New Roman" w:hAnsi="Times New Roman" w:cs="Times New Roman"/>
          <w:szCs w:val="20"/>
        </w:rPr>
        <w:t xml:space="preserve"> results and compare these algorithms </w:t>
      </w:r>
      <w:r>
        <w:rPr>
          <w:rFonts w:ascii="Times New Roman" w:eastAsia="Times New Roman" w:hAnsi="Times New Roman" w:cs="Times New Roman"/>
          <w:szCs w:val="20"/>
        </w:rPr>
        <w:t>based on</w:t>
      </w:r>
      <w:r w:rsidR="004408EE">
        <w:rPr>
          <w:rFonts w:ascii="Times New Roman" w:eastAsia="Times New Roman" w:hAnsi="Times New Roman" w:cs="Times New Roman"/>
          <w:szCs w:val="20"/>
        </w:rPr>
        <w:t xml:space="preserve"> their</w:t>
      </w:r>
      <w:r w:rsidRPr="00075C9A">
        <w:rPr>
          <w:rFonts w:ascii="Times New Roman" w:eastAsia="Times New Roman" w:hAnsi="Times New Roman" w:cs="Times New Roman"/>
          <w:szCs w:val="20"/>
        </w:rPr>
        <w:t xml:space="preserve"> performance.</w:t>
      </w:r>
    </w:p>
    <w:p w14:paraId="79C43056" w14:textId="77777777" w:rsidR="007C4628" w:rsidRPr="000E5691" w:rsidRDefault="007C4628" w:rsidP="00E92919">
      <w:pPr>
        <w:rPr>
          <w:rFonts w:ascii="Times New Roman" w:eastAsia="Times New Roman" w:hAnsi="Times New Roman" w:cs="Times New Roman"/>
          <w:b/>
          <w:bCs/>
          <w:szCs w:val="20"/>
        </w:rPr>
      </w:pPr>
    </w:p>
    <w:p w14:paraId="020AEF44" w14:textId="0F7759FA" w:rsidR="00E92919" w:rsidRPr="000E5691" w:rsidRDefault="00D0198F" w:rsidP="00E92919">
      <w:pPr>
        <w:rPr>
          <w:rFonts w:ascii="Times New Roman" w:eastAsia="Times New Roman" w:hAnsi="Times New Roman" w:cs="Times New Roman"/>
          <w:b/>
          <w:bCs/>
          <w:szCs w:val="20"/>
        </w:rPr>
      </w:pPr>
      <w:r>
        <w:rPr>
          <w:rFonts w:ascii="Times New Roman" w:eastAsia="Times New Roman" w:hAnsi="Times New Roman" w:cs="Times New Roman"/>
          <w:b/>
          <w:bCs/>
        </w:rPr>
        <w:t xml:space="preserve">7.1. </w:t>
      </w:r>
      <w:r w:rsidR="00E92919" w:rsidRPr="08FD0C10">
        <w:rPr>
          <w:rFonts w:ascii="Times New Roman" w:eastAsia="Times New Roman" w:hAnsi="Times New Roman" w:cs="Times New Roman"/>
          <w:b/>
          <w:bCs/>
        </w:rPr>
        <w:t>LOGISTIC REGRESSION</w:t>
      </w:r>
    </w:p>
    <w:p w14:paraId="027432D2" w14:textId="546B7B79" w:rsidR="08FD0C10" w:rsidRDefault="08FD0C10" w:rsidP="08FD0C10">
      <w:pPr>
        <w:rPr>
          <w:rFonts w:ascii="Times New Roman" w:eastAsia="Times New Roman" w:hAnsi="Times New Roman" w:cs="Times New Roman"/>
          <w:b/>
          <w:bCs/>
        </w:rPr>
      </w:pPr>
    </w:p>
    <w:p w14:paraId="584A9A1B" w14:textId="0F7DEC5F" w:rsidR="00E92919" w:rsidRPr="000E5691" w:rsidRDefault="00C74B3F" w:rsidP="00F3283B">
      <w:pPr>
        <w:rPr>
          <w:rFonts w:ascii="Times New Roman" w:eastAsia="Times New Roman" w:hAnsi="Times New Roman" w:cs="Times New Roman"/>
        </w:rPr>
      </w:pPr>
      <w:r w:rsidRPr="56670F5C">
        <w:rPr>
          <w:rFonts w:ascii="Times New Roman" w:eastAsia="Times New Roman" w:hAnsi="Times New Roman" w:cs="Times New Roman"/>
        </w:rPr>
        <w:t>Logistic Regression</w:t>
      </w:r>
      <w:r w:rsidR="499F2400" w:rsidRPr="318F0B34">
        <w:rPr>
          <w:rFonts w:ascii="Times New Roman" w:eastAsia="Times New Roman" w:hAnsi="Times New Roman" w:cs="Times New Roman"/>
        </w:rPr>
        <w:t>,</w:t>
      </w:r>
      <w:r w:rsidRPr="56670F5C">
        <w:rPr>
          <w:rFonts w:ascii="Times New Roman" w:eastAsia="Times New Roman" w:hAnsi="Times New Roman" w:cs="Times New Roman"/>
        </w:rPr>
        <w:t xml:space="preserve"> a </w:t>
      </w:r>
      <w:r w:rsidR="499F2400" w:rsidRPr="318F0B34">
        <w:rPr>
          <w:rFonts w:ascii="Times New Roman" w:eastAsia="Times New Roman" w:hAnsi="Times New Roman" w:cs="Times New Roman"/>
        </w:rPr>
        <w:t>commonly employed</w:t>
      </w:r>
      <w:r w:rsidRPr="56670F5C">
        <w:rPr>
          <w:rFonts w:ascii="Times New Roman" w:eastAsia="Times New Roman" w:hAnsi="Times New Roman" w:cs="Times New Roman"/>
        </w:rPr>
        <w:t xml:space="preserve"> classification algorithm</w:t>
      </w:r>
      <w:r w:rsidR="499F2400" w:rsidRPr="318F0B34">
        <w:rPr>
          <w:rFonts w:ascii="Times New Roman" w:eastAsia="Times New Roman" w:hAnsi="Times New Roman" w:cs="Times New Roman"/>
        </w:rPr>
        <w:t xml:space="preserve">, is designed to model </w:t>
      </w:r>
      <w:r w:rsidRPr="56670F5C">
        <w:rPr>
          <w:rFonts w:ascii="Times New Roman" w:eastAsia="Times New Roman" w:hAnsi="Times New Roman" w:cs="Times New Roman"/>
        </w:rPr>
        <w:t xml:space="preserve">the </w:t>
      </w:r>
      <w:r w:rsidR="499F2400" w:rsidRPr="318F0B34">
        <w:rPr>
          <w:rFonts w:ascii="Times New Roman" w:eastAsia="Times New Roman" w:hAnsi="Times New Roman" w:cs="Times New Roman"/>
        </w:rPr>
        <w:t>likelihood</w:t>
      </w:r>
      <w:r w:rsidRPr="56670F5C">
        <w:rPr>
          <w:rFonts w:ascii="Times New Roman" w:eastAsia="Times New Roman" w:hAnsi="Times New Roman" w:cs="Times New Roman"/>
        </w:rPr>
        <w:t xml:space="preserve"> of a binary outcome.</w:t>
      </w:r>
      <w:r w:rsidR="00F3283B" w:rsidRPr="56670F5C">
        <w:rPr>
          <w:rFonts w:ascii="Times New Roman" w:eastAsia="Times New Roman" w:hAnsi="Times New Roman" w:cs="Times New Roman"/>
        </w:rPr>
        <w:t xml:space="preserve"> Logistic regression model is created using the </w:t>
      </w:r>
      <w:proofErr w:type="gramStart"/>
      <w:r w:rsidR="00F3283B" w:rsidRPr="56670F5C">
        <w:rPr>
          <w:rFonts w:ascii="Times New Roman" w:eastAsia="Times New Roman" w:hAnsi="Times New Roman" w:cs="Times New Roman"/>
        </w:rPr>
        <w:t>LogisticRegression(</w:t>
      </w:r>
      <w:proofErr w:type="gramEnd"/>
      <w:r w:rsidR="00F3283B" w:rsidRPr="56670F5C">
        <w:rPr>
          <w:rFonts w:ascii="Times New Roman" w:eastAsia="Times New Roman" w:hAnsi="Times New Roman" w:cs="Times New Roman"/>
        </w:rPr>
        <w:t>) function. </w:t>
      </w:r>
    </w:p>
    <w:p w14:paraId="33FEF094" w14:textId="0F7DEC5F" w:rsidR="56670F5C" w:rsidRDefault="56670F5C" w:rsidP="56670F5C">
      <w:pPr>
        <w:rPr>
          <w:rFonts w:ascii="Times New Roman" w:eastAsia="Times New Roman" w:hAnsi="Times New Roman" w:cs="Times New Roman"/>
        </w:rPr>
      </w:pPr>
    </w:p>
    <w:p w14:paraId="7FA59F24" w14:textId="0B083910" w:rsidR="00916EFE" w:rsidRDefault="00916EFE" w:rsidP="00E92919">
      <w:pPr>
        <w:rPr>
          <w:rFonts w:ascii="Times New Roman" w:eastAsia="Times New Roman" w:hAnsi="Times New Roman" w:cs="Times New Roman"/>
          <w:szCs w:val="20"/>
        </w:rPr>
      </w:pPr>
      <w:r w:rsidRPr="000E5691">
        <w:rPr>
          <w:rFonts w:ascii="Times New Roman" w:eastAsia="Times New Roman" w:hAnsi="Times New Roman" w:cs="Times New Roman"/>
          <w:szCs w:val="20"/>
        </w:rPr>
        <w:t>This model was fit to the resampled and scaled training data (X_resampled_scaled) with corresponding target labels (y_resampled).</w:t>
      </w:r>
    </w:p>
    <w:p w14:paraId="0B4474B4" w14:textId="20482BEA" w:rsidR="00D345EA" w:rsidRPr="00D345EA" w:rsidRDefault="00D345EA" w:rsidP="00D345EA">
      <w:pPr>
        <w:rPr>
          <w:rFonts w:ascii="Times New Roman" w:eastAsia="Times New Roman" w:hAnsi="Times New Roman" w:cs="Times New Roman"/>
          <w:szCs w:val="20"/>
        </w:rPr>
      </w:pPr>
      <w:r w:rsidRPr="00D345EA">
        <w:rPr>
          <w:rFonts w:ascii="Times New Roman" w:eastAsia="Times New Roman" w:hAnsi="Times New Roman" w:cs="Times New Roman"/>
          <w:szCs w:val="20"/>
        </w:rPr>
        <w:t xml:space="preserve">To implement the Logistic Regression using Python, </w:t>
      </w:r>
      <w:r>
        <w:rPr>
          <w:rFonts w:ascii="Times New Roman" w:eastAsia="Times New Roman" w:hAnsi="Times New Roman" w:cs="Times New Roman"/>
          <w:szCs w:val="20"/>
        </w:rPr>
        <w:t xml:space="preserve">five </w:t>
      </w:r>
      <w:r w:rsidRPr="00D345EA">
        <w:rPr>
          <w:rFonts w:ascii="Times New Roman" w:eastAsia="Times New Roman" w:hAnsi="Times New Roman" w:cs="Times New Roman"/>
          <w:szCs w:val="20"/>
        </w:rPr>
        <w:t>steps:</w:t>
      </w:r>
    </w:p>
    <w:p w14:paraId="5545456D" w14:textId="77777777" w:rsidR="00D345EA" w:rsidRPr="00D345EA" w:rsidRDefault="00D345EA" w:rsidP="00D345EA">
      <w:pPr>
        <w:pStyle w:val="ListParagraph"/>
        <w:numPr>
          <w:ilvl w:val="0"/>
          <w:numId w:val="31"/>
        </w:numPr>
        <w:rPr>
          <w:rFonts w:ascii="Times New Roman" w:eastAsia="Times New Roman" w:hAnsi="Times New Roman" w:cs="Times New Roman"/>
          <w:szCs w:val="20"/>
        </w:rPr>
      </w:pPr>
      <w:r w:rsidRPr="00D345EA">
        <w:rPr>
          <w:rFonts w:ascii="Times New Roman" w:eastAsia="Times New Roman" w:hAnsi="Times New Roman" w:cs="Times New Roman"/>
          <w:szCs w:val="20"/>
        </w:rPr>
        <w:t>Data Pre-processing step</w:t>
      </w:r>
    </w:p>
    <w:p w14:paraId="5C3DD2D0" w14:textId="3A2E58A5" w:rsidR="00D345EA" w:rsidRPr="00D345EA" w:rsidRDefault="00D345EA" w:rsidP="00D345EA">
      <w:pPr>
        <w:pStyle w:val="ListParagraph"/>
        <w:numPr>
          <w:ilvl w:val="0"/>
          <w:numId w:val="31"/>
        </w:numPr>
        <w:rPr>
          <w:rFonts w:ascii="Times New Roman" w:eastAsia="Times New Roman" w:hAnsi="Times New Roman" w:cs="Times New Roman"/>
          <w:szCs w:val="20"/>
        </w:rPr>
      </w:pPr>
      <w:r w:rsidRPr="00D345EA">
        <w:rPr>
          <w:rFonts w:ascii="Times New Roman" w:eastAsia="Times New Roman" w:hAnsi="Times New Roman" w:cs="Times New Roman"/>
          <w:szCs w:val="20"/>
        </w:rPr>
        <w:t>Fitting Logistic Regression to the Training set</w:t>
      </w:r>
    </w:p>
    <w:p w14:paraId="4ACD62F5" w14:textId="1EE0B881" w:rsidR="00D345EA" w:rsidRPr="00D345EA" w:rsidRDefault="00D345EA" w:rsidP="00D345EA">
      <w:pPr>
        <w:pStyle w:val="ListParagraph"/>
        <w:numPr>
          <w:ilvl w:val="0"/>
          <w:numId w:val="31"/>
        </w:numPr>
        <w:rPr>
          <w:rFonts w:ascii="Times New Roman" w:eastAsia="Times New Roman" w:hAnsi="Times New Roman" w:cs="Times New Roman"/>
          <w:szCs w:val="20"/>
        </w:rPr>
      </w:pPr>
      <w:r w:rsidRPr="00D345EA">
        <w:rPr>
          <w:rFonts w:ascii="Times New Roman" w:eastAsia="Times New Roman" w:hAnsi="Times New Roman" w:cs="Times New Roman"/>
          <w:szCs w:val="20"/>
        </w:rPr>
        <w:t>Predicting the test result</w:t>
      </w:r>
    </w:p>
    <w:p w14:paraId="2AB95FB0" w14:textId="61F74B94" w:rsidR="00D345EA" w:rsidRPr="00D345EA" w:rsidRDefault="00D345EA" w:rsidP="00D345EA">
      <w:pPr>
        <w:pStyle w:val="ListParagraph"/>
        <w:numPr>
          <w:ilvl w:val="0"/>
          <w:numId w:val="31"/>
        </w:numPr>
        <w:rPr>
          <w:rFonts w:ascii="Times New Roman" w:eastAsia="Times New Roman" w:hAnsi="Times New Roman" w:cs="Times New Roman"/>
          <w:szCs w:val="20"/>
        </w:rPr>
      </w:pPr>
      <w:r w:rsidRPr="00D345EA">
        <w:rPr>
          <w:rFonts w:ascii="Times New Roman" w:eastAsia="Times New Roman" w:hAnsi="Times New Roman" w:cs="Times New Roman"/>
          <w:szCs w:val="20"/>
        </w:rPr>
        <w:t xml:space="preserve">Test accuracy of the result (Creation of Confusion matrix) </w:t>
      </w:r>
    </w:p>
    <w:p w14:paraId="40281899" w14:textId="73B0820B" w:rsidR="00D345EA" w:rsidRPr="00D345EA" w:rsidRDefault="00D345EA" w:rsidP="00D345EA">
      <w:pPr>
        <w:pStyle w:val="ListParagraph"/>
        <w:numPr>
          <w:ilvl w:val="0"/>
          <w:numId w:val="31"/>
        </w:numPr>
        <w:rPr>
          <w:rFonts w:ascii="Times New Roman" w:eastAsia="Times New Roman" w:hAnsi="Times New Roman" w:cs="Times New Roman"/>
          <w:szCs w:val="20"/>
        </w:rPr>
      </w:pPr>
      <w:r w:rsidRPr="00D345EA">
        <w:rPr>
          <w:rFonts w:ascii="Times New Roman" w:eastAsia="Times New Roman" w:hAnsi="Times New Roman" w:cs="Times New Roman"/>
          <w:szCs w:val="20"/>
        </w:rPr>
        <w:t>Visualizing the test set result.</w:t>
      </w:r>
    </w:p>
    <w:p w14:paraId="6EADB63C" w14:textId="4320248D" w:rsidR="08FD0C10" w:rsidRDefault="08FD0C10" w:rsidP="08FD0C10">
      <w:pPr>
        <w:rPr>
          <w:rFonts w:ascii="Times New Roman" w:eastAsia="Times New Roman" w:hAnsi="Times New Roman" w:cs="Times New Roman"/>
          <w:b/>
          <w:bCs/>
        </w:rPr>
      </w:pPr>
    </w:p>
    <w:p w14:paraId="6C2AC3CE" w14:textId="6FCFDD28" w:rsidR="002855BC" w:rsidRDefault="002855BC" w:rsidP="002855BC">
      <w:pPr>
        <w:jc w:val="both"/>
        <w:rPr>
          <w:rFonts w:ascii="Times New Roman" w:eastAsia="Times New Roman" w:hAnsi="Times New Roman" w:cs="Times New Roman"/>
          <w:szCs w:val="20"/>
        </w:rPr>
      </w:pPr>
      <w:r w:rsidRPr="000C7555">
        <w:rPr>
          <w:rFonts w:ascii="Times New Roman" w:eastAsia="Times New Roman" w:hAnsi="Times New Roman" w:cs="Times New Roman"/>
          <w:szCs w:val="20"/>
        </w:rPr>
        <w:t>0.9642, or 96.42%, indicates the overall proportion of correct predictions made by the model.</w:t>
      </w:r>
      <w:r w:rsidRPr="000C7555">
        <w:rPr>
          <w:rFonts w:ascii="Times New Roman" w:hAnsi="Times New Roman" w:cs="Times New Roman"/>
        </w:rPr>
        <w:t xml:space="preserve"> </w:t>
      </w:r>
      <w:r w:rsidRPr="000C7555">
        <w:rPr>
          <w:rFonts w:ascii="Times New Roman" w:eastAsia="Times New Roman" w:hAnsi="Times New Roman" w:cs="Times New Roman"/>
          <w:szCs w:val="20"/>
        </w:rPr>
        <w:t>This is a high accuracy, suggesting the model is generally effective in distinguishing between the two classes.</w:t>
      </w:r>
    </w:p>
    <w:p w14:paraId="4C2F6561" w14:textId="77777777" w:rsidR="008038C4" w:rsidRPr="000E5691" w:rsidRDefault="008038C4" w:rsidP="008038C4">
      <w:pPr>
        <w:rPr>
          <w:rFonts w:ascii="Times New Roman" w:eastAsia="Times New Roman" w:hAnsi="Times New Roman" w:cs="Times New Roman"/>
          <w:b/>
          <w:bCs/>
          <w:szCs w:val="20"/>
        </w:rPr>
      </w:pPr>
    </w:p>
    <w:p w14:paraId="254B1348" w14:textId="0F3DB40D" w:rsidR="008038C4" w:rsidRDefault="008038C4" w:rsidP="008038C4">
      <w:pPr>
        <w:rPr>
          <w:rFonts w:ascii="Times New Roman" w:eastAsia="Times New Roman" w:hAnsi="Times New Roman" w:cs="Times New Roman"/>
          <w:b/>
          <w:bCs/>
        </w:rPr>
      </w:pPr>
      <w:r w:rsidRPr="08FD0C10">
        <w:rPr>
          <w:rFonts w:ascii="Times New Roman" w:eastAsia="Times New Roman" w:hAnsi="Times New Roman" w:cs="Times New Roman"/>
          <w:b/>
          <w:bCs/>
        </w:rPr>
        <w:t>Classification Report</w:t>
      </w:r>
    </w:p>
    <w:p w14:paraId="5E4F81F1" w14:textId="77777777" w:rsidR="00067C27" w:rsidRPr="008038C4" w:rsidRDefault="00067C27" w:rsidP="008038C4">
      <w:pPr>
        <w:rPr>
          <w:rFonts w:ascii="Times New Roman" w:eastAsia="Times New Roman" w:hAnsi="Times New Roman" w:cs="Times New Roman"/>
          <w:b/>
          <w:bCs/>
          <w:szCs w:val="20"/>
        </w:rPr>
      </w:pPr>
    </w:p>
    <w:p w14:paraId="47D71F2B" w14:textId="7E808AFA" w:rsidR="00841D4D" w:rsidRPr="000E5691" w:rsidRDefault="00181604" w:rsidP="00E92919">
      <w:pPr>
        <w:rPr>
          <w:rFonts w:ascii="Times New Roman" w:eastAsia="Times New Roman" w:hAnsi="Times New Roman" w:cs="Times New Roman"/>
          <w:b/>
          <w:bCs/>
        </w:rPr>
      </w:pPr>
      <w:r w:rsidRPr="08FD0C10">
        <w:rPr>
          <w:rFonts w:ascii="Times New Roman" w:eastAsia="Times New Roman" w:hAnsi="Times New Roman" w:cs="Times New Roman"/>
        </w:rPr>
        <w:t>The classification report provides a more detailed breakdown of the model's performance for each class</w:t>
      </w:r>
      <w:r w:rsidR="00D66A8B" w:rsidRPr="08FD0C10">
        <w:rPr>
          <w:rFonts w:ascii="Times New Roman" w:eastAsia="Times New Roman" w:hAnsi="Times New Roman" w:cs="Times New Roman"/>
        </w:rPr>
        <w:t>.</w:t>
      </w:r>
      <w:r w:rsidR="00832C7F" w:rsidRPr="08FD0C10">
        <w:rPr>
          <w:rFonts w:ascii="Times New Roman" w:eastAsia="Times New Roman" w:hAnsi="Times New Roman" w:cs="Times New Roman"/>
        </w:rPr>
        <w:t xml:space="preserve"> The report provides various metrics for each class (in this case, class </w:t>
      </w:r>
      <w:r w:rsidR="007062CB" w:rsidRPr="08FD0C10">
        <w:rPr>
          <w:rFonts w:ascii="Times New Roman" w:eastAsia="Times New Roman" w:hAnsi="Times New Roman" w:cs="Times New Roman"/>
        </w:rPr>
        <w:t>0,</w:t>
      </w:r>
      <w:r w:rsidR="00832C7F" w:rsidRPr="08FD0C10">
        <w:rPr>
          <w:rFonts w:ascii="Times New Roman" w:eastAsia="Times New Roman" w:hAnsi="Times New Roman" w:cs="Times New Roman"/>
        </w:rPr>
        <w:t xml:space="preserve"> and class 1) and overall metrics.</w:t>
      </w:r>
    </w:p>
    <w:p w14:paraId="54E7D917" w14:textId="008D425A" w:rsidR="08FD0C10" w:rsidRDefault="08FD0C10" w:rsidP="08FD0C10">
      <w:pPr>
        <w:rPr>
          <w:rFonts w:ascii="Times New Roman" w:eastAsia="Times New Roman" w:hAnsi="Times New Roman" w:cs="Times New Roman"/>
        </w:rPr>
      </w:pPr>
    </w:p>
    <w:p w14:paraId="29ED4C74" w14:textId="2C9C0EE1" w:rsidR="00841D4D" w:rsidRDefault="00766984" w:rsidP="00067AE4">
      <w:pPr>
        <w:jc w:val="center"/>
        <w:rPr>
          <w:rFonts w:eastAsia="Times New Roman" w:cs="Times New Roman"/>
          <w:b/>
          <w:bCs/>
          <w:szCs w:val="20"/>
        </w:rPr>
      </w:pPr>
      <w:r w:rsidRPr="00766984">
        <w:rPr>
          <w:rFonts w:eastAsia="Times New Roman" w:cs="Times New Roman"/>
          <w:b/>
          <w:bCs/>
          <w:noProof/>
          <w:szCs w:val="20"/>
        </w:rPr>
        <w:drawing>
          <wp:inline distT="0" distB="0" distL="0" distR="0" wp14:anchorId="79F38AA7" wp14:editId="7BBC41DB">
            <wp:extent cx="3919215" cy="1805012"/>
            <wp:effectExtent l="0" t="0" r="5715" b="0"/>
            <wp:docPr id="3" name="Picture 3" descr="A screenshot of a computer&#10;&#10;Description automatically generated">
              <a:extLst xmlns:a="http://schemas.openxmlformats.org/drawingml/2006/main">
                <a:ext uri="{FF2B5EF4-FFF2-40B4-BE49-F238E27FC236}">
                  <a16:creationId xmlns:a16="http://schemas.microsoft.com/office/drawing/2014/main" id="{1946236F-0B31-2B87-76D1-B0F393B533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1946236F-0B31-2B87-76D1-B0F393B533F2}"/>
                        </a:ext>
                      </a:extLst>
                    </pic:cNvPr>
                    <pic:cNvPicPr>
                      <a:picLocks noChangeAspect="1"/>
                    </pic:cNvPicPr>
                  </pic:nvPicPr>
                  <pic:blipFill>
                    <a:blip r:embed="rId21"/>
                    <a:stretch>
                      <a:fillRect/>
                    </a:stretch>
                  </pic:blipFill>
                  <pic:spPr>
                    <a:xfrm>
                      <a:off x="0" y="0"/>
                      <a:ext cx="3976550" cy="1831418"/>
                    </a:xfrm>
                    <a:prstGeom prst="rect">
                      <a:avLst/>
                    </a:prstGeom>
                  </pic:spPr>
                </pic:pic>
              </a:graphicData>
            </a:graphic>
          </wp:inline>
        </w:drawing>
      </w:r>
    </w:p>
    <w:p w14:paraId="68AAA16F" w14:textId="7372FEC8" w:rsidR="00604049" w:rsidRPr="00883221" w:rsidRDefault="62B39BA3" w:rsidP="00883221">
      <w:pPr>
        <w:pStyle w:val="Caption"/>
      </w:pPr>
      <w:r>
        <w:t xml:space="preserve">                                   </w:t>
      </w:r>
      <w:r w:rsidR="00883221">
        <w:t xml:space="preserve">Figure: </w:t>
      </w:r>
      <w:fldSimple w:instr=" SEQ Figure \* ARABIC ">
        <w:r w:rsidR="00E23D29" w:rsidRPr="53F98D0F">
          <w:rPr>
            <w:noProof/>
          </w:rPr>
          <w:t>7</w:t>
        </w:r>
      </w:fldSimple>
      <w:r w:rsidR="00883221">
        <w:t xml:space="preserve"> Classification Report for Logistic Regression</w:t>
      </w:r>
    </w:p>
    <w:p w14:paraId="1F45210C" w14:textId="77777777" w:rsidR="00604049" w:rsidRDefault="00604049" w:rsidP="00E92919">
      <w:pPr>
        <w:rPr>
          <w:rFonts w:eastAsia="Times New Roman" w:cs="Times New Roman"/>
          <w:b/>
          <w:bCs/>
          <w:szCs w:val="20"/>
        </w:rPr>
      </w:pPr>
    </w:p>
    <w:p w14:paraId="7BAB4382" w14:textId="2A4F196E" w:rsidR="64EC8116" w:rsidRDefault="64EC8116" w:rsidP="4FF6C0EA">
      <w:pPr>
        <w:jc w:val="both"/>
        <w:rPr>
          <w:rFonts w:ascii="Times New Roman" w:eastAsia="Times New Roman" w:hAnsi="Times New Roman" w:cs="Times New Roman"/>
        </w:rPr>
      </w:pPr>
      <w:r w:rsidRPr="4FF6C0EA">
        <w:rPr>
          <w:rFonts w:ascii="Times New Roman" w:eastAsia="Times New Roman" w:hAnsi="Times New Roman" w:cs="Times New Roman"/>
          <w:u w:val="single"/>
        </w:rPr>
        <w:t>Precision</w:t>
      </w:r>
      <w:r w:rsidRPr="4FF6C0EA">
        <w:rPr>
          <w:rFonts w:ascii="Times New Roman" w:eastAsia="Times New Roman" w:hAnsi="Times New Roman" w:cs="Times New Roman"/>
        </w:rPr>
        <w:t xml:space="preserve">: </w:t>
      </w:r>
      <w:r w:rsidR="2EE87435" w:rsidRPr="4FF6C0EA">
        <w:rPr>
          <w:rFonts w:ascii="Times New Roman" w:eastAsia="Times New Roman" w:hAnsi="Times New Roman" w:cs="Times New Roman"/>
        </w:rPr>
        <w:t>Precision, defined as the ratio of correctly predicted positive observations to the total predicted positives, is 0.98 for class 0, indicating a 98% accuracy when predicting this class. However, for class 1, precision is 0.60, suggesting a lower accuracy in predictions for this class.</w:t>
      </w:r>
      <w:r>
        <w:br/>
      </w:r>
    </w:p>
    <w:p w14:paraId="59B699D7" w14:textId="02FC20CF" w:rsidR="64EC8116" w:rsidRDefault="64EC8116" w:rsidP="3A6DE537">
      <w:pPr>
        <w:jc w:val="both"/>
        <w:rPr>
          <w:rFonts w:ascii="Times New Roman" w:eastAsia="Times New Roman" w:hAnsi="Times New Roman" w:cs="Times New Roman"/>
        </w:rPr>
      </w:pPr>
      <w:r w:rsidRPr="3A6DE537">
        <w:rPr>
          <w:rFonts w:ascii="Times New Roman" w:eastAsia="Times New Roman" w:hAnsi="Times New Roman" w:cs="Times New Roman"/>
          <w:u w:val="single"/>
        </w:rPr>
        <w:t>Recall</w:t>
      </w:r>
      <w:r w:rsidRPr="3A6DE537">
        <w:rPr>
          <w:rFonts w:ascii="Times New Roman" w:eastAsia="Times New Roman" w:hAnsi="Times New Roman" w:cs="Times New Roman"/>
        </w:rPr>
        <w:t xml:space="preserve">: </w:t>
      </w:r>
      <w:r w:rsidR="6D1C71E2" w:rsidRPr="3A6DE537">
        <w:rPr>
          <w:rFonts w:ascii="Times New Roman" w:eastAsia="Times New Roman" w:hAnsi="Times New Roman" w:cs="Times New Roman"/>
        </w:rPr>
        <w:t>Recall, also known as sensitivity or true positive rate, represents the ratio of correctly predicted positive observations to all observations in the actual class. For class 0, recall is 0.98, indicating the model captures 98% of instances for this class. In contrast, for class 1, recall is 0.59, signifying the model captures 59% of instances for this class.</w:t>
      </w:r>
    </w:p>
    <w:p w14:paraId="78A3B83B" w14:textId="34ED09D1" w:rsidR="006950D5" w:rsidRPr="000C7555" w:rsidRDefault="00CA679B" w:rsidP="000C7555">
      <w:pPr>
        <w:jc w:val="both"/>
        <w:rPr>
          <w:rFonts w:ascii="Times New Roman" w:eastAsia="Times New Roman" w:hAnsi="Times New Roman" w:cs="Times New Roman"/>
        </w:rPr>
      </w:pPr>
      <w:r w:rsidRPr="79D325C5">
        <w:rPr>
          <w:rFonts w:ascii="Times New Roman" w:eastAsia="Times New Roman" w:hAnsi="Times New Roman" w:cs="Times New Roman"/>
          <w:u w:val="single"/>
        </w:rPr>
        <w:t>F1-Score</w:t>
      </w:r>
      <w:r w:rsidRPr="79D325C5">
        <w:rPr>
          <w:rFonts w:ascii="Times New Roman" w:eastAsia="Times New Roman" w:hAnsi="Times New Roman" w:cs="Times New Roman"/>
        </w:rPr>
        <w:t>: The F1-score</w:t>
      </w:r>
      <w:r w:rsidR="4DE8DA16" w:rsidRPr="79D325C5">
        <w:rPr>
          <w:rFonts w:ascii="Times New Roman" w:eastAsia="Times New Roman" w:hAnsi="Times New Roman" w:cs="Times New Roman"/>
        </w:rPr>
        <w:t>, a</w:t>
      </w:r>
      <w:r w:rsidRPr="79D325C5">
        <w:rPr>
          <w:rFonts w:ascii="Times New Roman" w:eastAsia="Times New Roman" w:hAnsi="Times New Roman" w:cs="Times New Roman"/>
        </w:rPr>
        <w:t xml:space="preserve"> weighted average of precision and recall that considers both false positives and false negatives</w:t>
      </w:r>
      <w:r w:rsidR="4DE8DA16" w:rsidRPr="79D325C5">
        <w:rPr>
          <w:rFonts w:ascii="Times New Roman" w:eastAsia="Times New Roman" w:hAnsi="Times New Roman" w:cs="Times New Roman"/>
        </w:rPr>
        <w:t>,</w:t>
      </w:r>
      <w:r w:rsidRPr="79D325C5">
        <w:rPr>
          <w:rFonts w:ascii="Times New Roman" w:eastAsia="Times New Roman" w:hAnsi="Times New Roman" w:cs="Times New Roman"/>
        </w:rPr>
        <w:t xml:space="preserve"> is 0.98</w:t>
      </w:r>
      <w:r w:rsidR="4DE8DA16" w:rsidRPr="79D325C5">
        <w:rPr>
          <w:rFonts w:ascii="Times New Roman" w:eastAsia="Times New Roman" w:hAnsi="Times New Roman" w:cs="Times New Roman"/>
        </w:rPr>
        <w:t xml:space="preserve"> for class 0</w:t>
      </w:r>
      <w:r w:rsidRPr="79D325C5">
        <w:rPr>
          <w:rFonts w:ascii="Times New Roman" w:eastAsia="Times New Roman" w:hAnsi="Times New Roman" w:cs="Times New Roman"/>
        </w:rPr>
        <w:t xml:space="preserve"> and </w:t>
      </w:r>
      <w:r w:rsidR="4DE8DA16" w:rsidRPr="79D325C5">
        <w:rPr>
          <w:rFonts w:ascii="Times New Roman" w:eastAsia="Times New Roman" w:hAnsi="Times New Roman" w:cs="Times New Roman"/>
        </w:rPr>
        <w:t xml:space="preserve">0.59 </w:t>
      </w:r>
      <w:r w:rsidRPr="79D325C5">
        <w:rPr>
          <w:rFonts w:ascii="Times New Roman" w:eastAsia="Times New Roman" w:hAnsi="Times New Roman" w:cs="Times New Roman"/>
        </w:rPr>
        <w:t>for class 1</w:t>
      </w:r>
      <w:r w:rsidR="4DE8DA16" w:rsidRPr="79D325C5">
        <w:rPr>
          <w:rFonts w:ascii="Times New Roman" w:eastAsia="Times New Roman" w:hAnsi="Times New Roman" w:cs="Times New Roman"/>
        </w:rPr>
        <w:t>.</w:t>
      </w:r>
      <w:r w:rsidR="006B5750">
        <w:br/>
      </w:r>
      <w:r w:rsidR="006B5750" w:rsidRPr="79D325C5">
        <w:rPr>
          <w:rFonts w:ascii="Times New Roman" w:eastAsia="Times New Roman" w:hAnsi="Times New Roman" w:cs="Times New Roman"/>
        </w:rPr>
        <w:t xml:space="preserve">This report reveals that the model performed well </w:t>
      </w:r>
      <w:r w:rsidRPr="79D325C5">
        <w:rPr>
          <w:rFonts w:ascii="Times New Roman" w:eastAsia="Times New Roman" w:hAnsi="Times New Roman" w:cs="Times New Roman"/>
        </w:rPr>
        <w:t>in</w:t>
      </w:r>
      <w:r w:rsidR="006B5750" w:rsidRPr="79D325C5">
        <w:rPr>
          <w:rFonts w:ascii="Times New Roman" w:eastAsia="Times New Roman" w:hAnsi="Times New Roman" w:cs="Times New Roman"/>
        </w:rPr>
        <w:t xml:space="preserve"> the majority class (class 0) with high precision, recall, and F1-score. However, the performance for the minority class (class 1) was lower, indicating that the model struggled to accurately identify instances belonging to this class.</w:t>
      </w:r>
    </w:p>
    <w:p w14:paraId="0E33FF78" w14:textId="77777777" w:rsidR="006950D5" w:rsidRDefault="006950D5" w:rsidP="008A7B24">
      <w:pPr>
        <w:jc w:val="both"/>
        <w:rPr>
          <w:rFonts w:eastAsia="Times New Roman" w:cs="Times New Roman"/>
          <w:szCs w:val="20"/>
        </w:rPr>
      </w:pPr>
    </w:p>
    <w:p w14:paraId="0A5E6BBF" w14:textId="62B4B849" w:rsidR="08FD0C10" w:rsidRDefault="008F58C0" w:rsidP="008038C4">
      <w:pPr>
        <w:jc w:val="both"/>
        <w:rPr>
          <w:rFonts w:ascii="Times New Roman" w:eastAsia="Times New Roman" w:hAnsi="Times New Roman" w:cs="Times New Roman"/>
          <w:b/>
          <w:bCs/>
        </w:rPr>
      </w:pPr>
      <w:r w:rsidRPr="08FD0C10">
        <w:rPr>
          <w:rFonts w:ascii="Times New Roman" w:eastAsia="Times New Roman" w:hAnsi="Times New Roman" w:cs="Times New Roman"/>
          <w:b/>
          <w:bCs/>
        </w:rPr>
        <w:t>Receiver Operating Characteristic (ROC) Curve</w:t>
      </w:r>
    </w:p>
    <w:p w14:paraId="3FAE8130" w14:textId="13DB779A" w:rsidR="00067C27" w:rsidRPr="008038C4" w:rsidRDefault="00067C27" w:rsidP="008038C4">
      <w:pPr>
        <w:jc w:val="both"/>
        <w:rPr>
          <w:rFonts w:ascii="Times New Roman" w:eastAsia="Times New Roman" w:hAnsi="Times New Roman" w:cs="Times New Roman"/>
        </w:rPr>
      </w:pPr>
    </w:p>
    <w:p w14:paraId="7573C503" w14:textId="13DB779A" w:rsidR="54BC72BC" w:rsidRDefault="54BC72BC" w:rsidP="6FB61D0A">
      <w:pPr>
        <w:jc w:val="both"/>
        <w:rPr>
          <w:rFonts w:ascii="Times New Roman" w:eastAsia="Times New Roman" w:hAnsi="Times New Roman" w:cs="Times New Roman"/>
        </w:rPr>
      </w:pPr>
      <w:r w:rsidRPr="6FB61D0A">
        <w:rPr>
          <w:rFonts w:ascii="Times New Roman" w:eastAsia="Times New Roman" w:hAnsi="Times New Roman" w:cs="Times New Roman"/>
        </w:rPr>
        <w:t>The ROC curve visually displays how the true positive rate (TPR) and false positive rate (FPR) trade-off at different thresholds, while the area under the ROC curve (AUC) serves as a metric for the model's capacity to distinguish between classes. The AUC, calculated using the roc_curve and auc functions, was employed to assess the model's overall performance. When plotted alongside a diagonal line representing random guessing using matplotlib, the Logistic Regression model in this instance achieved an AUC of 0.98, denoting strong discriminative ability.</w:t>
      </w:r>
    </w:p>
    <w:p w14:paraId="601D696B" w14:textId="0C4627CD" w:rsidR="08FD0C10" w:rsidRDefault="08FD0C10" w:rsidP="08FD0C10">
      <w:pPr>
        <w:jc w:val="both"/>
        <w:rPr>
          <w:rFonts w:ascii="Times New Roman" w:eastAsia="Times New Roman" w:hAnsi="Times New Roman" w:cs="Times New Roman"/>
        </w:rPr>
      </w:pPr>
    </w:p>
    <w:p w14:paraId="5131E2F3" w14:textId="1B202475" w:rsidR="00841D4D" w:rsidRDefault="003944E3" w:rsidP="008A7B24">
      <w:pPr>
        <w:jc w:val="center"/>
        <w:rPr>
          <w:rFonts w:eastAsia="Times New Roman" w:cs="Times New Roman"/>
          <w:b/>
          <w:bCs/>
          <w:szCs w:val="20"/>
        </w:rPr>
      </w:pPr>
      <w:r w:rsidRPr="003944E3">
        <w:rPr>
          <w:rFonts w:eastAsia="Times New Roman" w:cs="Times New Roman"/>
          <w:b/>
          <w:bCs/>
          <w:noProof/>
          <w:szCs w:val="20"/>
        </w:rPr>
        <w:drawing>
          <wp:inline distT="0" distB="0" distL="0" distR="0" wp14:anchorId="3B235334" wp14:editId="56B7FE2F">
            <wp:extent cx="4042611" cy="2934323"/>
            <wp:effectExtent l="0" t="0" r="0" b="0"/>
            <wp:docPr id="7" name="Picture 7" descr="A graph of a logistic regression&#10;&#10;Description automatically generated">
              <a:extLst xmlns:a="http://schemas.openxmlformats.org/drawingml/2006/main">
                <a:ext uri="{FF2B5EF4-FFF2-40B4-BE49-F238E27FC236}">
                  <a16:creationId xmlns:a16="http://schemas.microsoft.com/office/drawing/2014/main" id="{7AD889E3-936D-F8C4-8827-E7B699BAD8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a logistic regression&#10;&#10;Description automatically generated">
                      <a:extLst>
                        <a:ext uri="{FF2B5EF4-FFF2-40B4-BE49-F238E27FC236}">
                          <a16:creationId xmlns:a16="http://schemas.microsoft.com/office/drawing/2014/main" id="{7AD889E3-936D-F8C4-8827-E7B699BAD8B5}"/>
                        </a:ext>
                      </a:extLst>
                    </pic:cNvPr>
                    <pic:cNvPicPr>
                      <a:picLocks noChangeAspect="1"/>
                    </pic:cNvPicPr>
                  </pic:nvPicPr>
                  <pic:blipFill>
                    <a:blip r:embed="rId22"/>
                    <a:stretch>
                      <a:fillRect/>
                    </a:stretch>
                  </pic:blipFill>
                  <pic:spPr>
                    <a:xfrm>
                      <a:off x="0" y="0"/>
                      <a:ext cx="4211682" cy="3057043"/>
                    </a:xfrm>
                    <a:prstGeom prst="rect">
                      <a:avLst/>
                    </a:prstGeom>
                  </pic:spPr>
                </pic:pic>
              </a:graphicData>
            </a:graphic>
          </wp:inline>
        </w:drawing>
      </w:r>
    </w:p>
    <w:p w14:paraId="521CB7DF" w14:textId="1D16355B" w:rsidR="00390128" w:rsidRDefault="541A4795" w:rsidP="00390128">
      <w:pPr>
        <w:pStyle w:val="Caption"/>
      </w:pPr>
      <w:r>
        <w:t xml:space="preserve">                                 </w:t>
      </w:r>
      <w:r w:rsidR="00390128">
        <w:t>Figure</w:t>
      </w:r>
      <w:r w:rsidR="000C7555">
        <w:t xml:space="preserve">: </w:t>
      </w:r>
      <w:fldSimple w:instr=" SEQ Figure \* ARABIC ">
        <w:r w:rsidR="00E23D29" w:rsidRPr="53F98D0F">
          <w:rPr>
            <w:noProof/>
          </w:rPr>
          <w:t>8</w:t>
        </w:r>
      </w:fldSimple>
      <w:r w:rsidR="00390128">
        <w:t xml:space="preserve"> ROC Curve</w:t>
      </w:r>
      <w:r w:rsidR="000C7555">
        <w:t xml:space="preserve"> for</w:t>
      </w:r>
      <w:r w:rsidR="00390128">
        <w:t xml:space="preserve"> Logistic Regression</w:t>
      </w:r>
    </w:p>
    <w:p w14:paraId="1F26FF30" w14:textId="77777777" w:rsidR="00454531" w:rsidRDefault="00454531" w:rsidP="00E92919">
      <w:pPr>
        <w:rPr>
          <w:rFonts w:asciiTheme="majorBidi" w:eastAsia="Times New Roman" w:hAnsiTheme="majorBidi" w:cstheme="majorBidi"/>
          <w:b/>
          <w:bCs/>
        </w:rPr>
      </w:pPr>
    </w:p>
    <w:p w14:paraId="62B41069" w14:textId="77777777" w:rsidR="00B60D75" w:rsidRDefault="00B60D75" w:rsidP="00E92919">
      <w:pPr>
        <w:rPr>
          <w:rFonts w:asciiTheme="majorBidi" w:eastAsia="Times New Roman" w:hAnsiTheme="majorBidi" w:cstheme="majorBidi"/>
          <w:b/>
          <w:bCs/>
        </w:rPr>
      </w:pPr>
    </w:p>
    <w:p w14:paraId="4365636E" w14:textId="77777777" w:rsidR="00DB7A85" w:rsidRDefault="00DB7A85" w:rsidP="00E92919">
      <w:pPr>
        <w:rPr>
          <w:rFonts w:asciiTheme="majorBidi" w:eastAsia="Times New Roman" w:hAnsiTheme="majorBidi" w:cstheme="majorBidi"/>
          <w:b/>
          <w:bCs/>
        </w:rPr>
      </w:pPr>
    </w:p>
    <w:p w14:paraId="713FE4D9" w14:textId="77777777" w:rsidR="00DB7A85" w:rsidRDefault="00DB7A85" w:rsidP="00E92919">
      <w:pPr>
        <w:rPr>
          <w:rFonts w:asciiTheme="majorBidi" w:eastAsia="Times New Roman" w:hAnsiTheme="majorBidi" w:cstheme="majorBidi"/>
          <w:b/>
          <w:bCs/>
        </w:rPr>
      </w:pPr>
    </w:p>
    <w:p w14:paraId="768B5860" w14:textId="23A44D8D" w:rsidR="00841D4D" w:rsidRPr="004B7EC7" w:rsidRDefault="00306E4D" w:rsidP="00E92919">
      <w:pPr>
        <w:rPr>
          <w:rFonts w:asciiTheme="majorBidi" w:eastAsia="Times New Roman" w:hAnsiTheme="majorBidi" w:cstheme="majorBidi"/>
          <w:b/>
          <w:bCs/>
          <w:szCs w:val="20"/>
        </w:rPr>
      </w:pPr>
      <w:r w:rsidRPr="08FD0C10">
        <w:rPr>
          <w:rFonts w:asciiTheme="majorBidi" w:eastAsia="Times New Roman" w:hAnsiTheme="majorBidi" w:cstheme="majorBidi"/>
          <w:b/>
          <w:bCs/>
        </w:rPr>
        <w:lastRenderedPageBreak/>
        <w:t>Confusion Matrix</w:t>
      </w:r>
    </w:p>
    <w:p w14:paraId="541B5B0E" w14:textId="7EE5CACD" w:rsidR="08FD0C10" w:rsidRPr="008038C4" w:rsidRDefault="08FD0C10" w:rsidP="08FD0C10">
      <w:pPr>
        <w:rPr>
          <w:rFonts w:ascii="Times New Roman" w:eastAsia="Times New Roman" w:hAnsi="Times New Roman" w:cs="Times New Roman"/>
          <w:b/>
          <w:bCs/>
        </w:rPr>
      </w:pPr>
    </w:p>
    <w:p w14:paraId="2E9721D3" w14:textId="16D22AA6" w:rsidR="6E2E6E4D" w:rsidRDefault="6E2E6E4D" w:rsidP="228BE4FB">
      <w:pPr>
        <w:rPr>
          <w:rFonts w:asciiTheme="majorBidi" w:eastAsia="Times New Roman" w:hAnsiTheme="majorBidi" w:cstheme="majorBidi"/>
        </w:rPr>
      </w:pPr>
      <w:r w:rsidRPr="228BE4FB">
        <w:rPr>
          <w:rFonts w:asciiTheme="majorBidi" w:eastAsiaTheme="minorEastAsia" w:hAnsiTheme="majorBidi" w:cstheme="majorBidi"/>
        </w:rPr>
        <w:t>A confusion matrix was created to illustrate how well the model performed in terms of accurately predicting true positives, true negatives, false positives, and false negatives.</w:t>
      </w:r>
    </w:p>
    <w:p w14:paraId="63A51707" w14:textId="445BAB3B" w:rsidR="228BE4FB" w:rsidRDefault="228BE4FB" w:rsidP="228BE4FB">
      <w:pPr>
        <w:rPr>
          <w:rFonts w:ascii="Times New Roman" w:hAnsi="Times New Roman" w:cs="Times New Roman"/>
          <w:color w:val="374151"/>
        </w:rPr>
      </w:pPr>
    </w:p>
    <w:p w14:paraId="25B2BA75" w14:textId="4741C54C" w:rsidR="00841D4D" w:rsidRDefault="003944E3" w:rsidP="004B7EC7">
      <w:pPr>
        <w:jc w:val="center"/>
        <w:rPr>
          <w:rFonts w:eastAsia="Times New Roman" w:cs="Times New Roman"/>
          <w:b/>
          <w:bCs/>
          <w:szCs w:val="20"/>
        </w:rPr>
      </w:pPr>
      <w:r w:rsidRPr="003944E3">
        <w:rPr>
          <w:rFonts w:eastAsia="Times New Roman" w:cs="Times New Roman"/>
          <w:b/>
          <w:bCs/>
          <w:noProof/>
          <w:szCs w:val="20"/>
        </w:rPr>
        <w:drawing>
          <wp:inline distT="0" distB="0" distL="0" distR="0" wp14:anchorId="413ACD06" wp14:editId="3EA91FC2">
            <wp:extent cx="4491255" cy="3342473"/>
            <wp:effectExtent l="0" t="0" r="5080" b="0"/>
            <wp:docPr id="5" name="Picture 5" descr="A blue and white graph&#10;&#10;Description automatically generated">
              <a:extLst xmlns:a="http://schemas.openxmlformats.org/drawingml/2006/main">
                <a:ext uri="{FF2B5EF4-FFF2-40B4-BE49-F238E27FC236}">
                  <a16:creationId xmlns:a16="http://schemas.microsoft.com/office/drawing/2014/main" id="{B56B31A3-5791-8A7B-8314-58046D5A3C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ue and white graph&#10;&#10;Description automatically generated">
                      <a:extLst>
                        <a:ext uri="{FF2B5EF4-FFF2-40B4-BE49-F238E27FC236}">
                          <a16:creationId xmlns:a16="http://schemas.microsoft.com/office/drawing/2014/main" id="{B56B31A3-5791-8A7B-8314-58046D5A3C02}"/>
                        </a:ext>
                      </a:extLst>
                    </pic:cNvPr>
                    <pic:cNvPicPr>
                      <a:picLocks noChangeAspect="1"/>
                    </pic:cNvPicPr>
                  </pic:nvPicPr>
                  <pic:blipFill>
                    <a:blip r:embed="rId23"/>
                    <a:stretch>
                      <a:fillRect/>
                    </a:stretch>
                  </pic:blipFill>
                  <pic:spPr>
                    <a:xfrm>
                      <a:off x="0" y="0"/>
                      <a:ext cx="4538053" cy="3377301"/>
                    </a:xfrm>
                    <a:prstGeom prst="rect">
                      <a:avLst/>
                    </a:prstGeom>
                  </pic:spPr>
                </pic:pic>
              </a:graphicData>
            </a:graphic>
          </wp:inline>
        </w:drawing>
      </w:r>
    </w:p>
    <w:p w14:paraId="6423EED2" w14:textId="0BEE5C75" w:rsidR="00883221" w:rsidRDefault="7C559B7E" w:rsidP="00883221">
      <w:pPr>
        <w:pStyle w:val="Caption"/>
      </w:pPr>
      <w:r>
        <w:t xml:space="preserve">                        </w:t>
      </w:r>
      <w:r w:rsidR="00883221">
        <w:t xml:space="preserve">Figure: </w:t>
      </w:r>
      <w:fldSimple w:instr=" SEQ Figure \* ARABIC ">
        <w:r w:rsidR="00E23D29" w:rsidRPr="53F98D0F">
          <w:rPr>
            <w:noProof/>
          </w:rPr>
          <w:t>9</w:t>
        </w:r>
      </w:fldSimple>
      <w:r w:rsidR="00883221">
        <w:t xml:space="preserve"> Confusion Matrix for Logistic Regression</w:t>
      </w:r>
    </w:p>
    <w:p w14:paraId="62CCC163" w14:textId="77777777" w:rsidR="00883221" w:rsidRDefault="00883221" w:rsidP="004B7EC7">
      <w:pPr>
        <w:jc w:val="both"/>
        <w:rPr>
          <w:rFonts w:asciiTheme="majorBidi" w:eastAsia="Times New Roman" w:hAnsiTheme="majorBidi" w:cstheme="majorBidi"/>
          <w:szCs w:val="20"/>
        </w:rPr>
      </w:pPr>
    </w:p>
    <w:p w14:paraId="7A244060" w14:textId="10D5528E" w:rsidR="00841D4D" w:rsidRPr="004B7EC7" w:rsidRDefault="00841D4D" w:rsidP="004B7EC7">
      <w:pPr>
        <w:jc w:val="both"/>
        <w:rPr>
          <w:rFonts w:asciiTheme="majorBidi" w:eastAsia="Times New Roman" w:hAnsiTheme="majorBidi" w:cstheme="majorBidi"/>
          <w:szCs w:val="20"/>
        </w:rPr>
      </w:pPr>
      <w:r w:rsidRPr="00BF77A7">
        <w:rPr>
          <w:rFonts w:asciiTheme="majorBidi" w:eastAsia="Times New Roman" w:hAnsiTheme="majorBidi" w:cstheme="majorBidi"/>
          <w:b/>
          <w:bCs/>
          <w:szCs w:val="20"/>
        </w:rPr>
        <w:t>True Positives (TP</w:t>
      </w:r>
      <w:r w:rsidRPr="004B7EC7">
        <w:rPr>
          <w:rFonts w:asciiTheme="majorBidi" w:eastAsia="Times New Roman" w:hAnsiTheme="majorBidi" w:cstheme="majorBidi"/>
          <w:szCs w:val="20"/>
        </w:rPr>
        <w:t xml:space="preserve">): </w:t>
      </w:r>
      <w:r w:rsidR="00DC4006" w:rsidRPr="004B7EC7">
        <w:rPr>
          <w:rFonts w:asciiTheme="majorBidi" w:eastAsia="Times New Roman" w:hAnsiTheme="majorBidi" w:cstheme="majorBidi"/>
          <w:szCs w:val="20"/>
        </w:rPr>
        <w:t>623</w:t>
      </w:r>
      <w:r w:rsidRPr="004B7EC7">
        <w:rPr>
          <w:rFonts w:asciiTheme="majorBidi" w:eastAsia="Times New Roman" w:hAnsiTheme="majorBidi" w:cstheme="majorBidi"/>
          <w:szCs w:val="20"/>
        </w:rPr>
        <w:t xml:space="preserve"> - Correctly identified positive cases (panic disorder diagnosed).</w:t>
      </w:r>
    </w:p>
    <w:p w14:paraId="5BC6A074" w14:textId="77777777" w:rsidR="00841D4D" w:rsidRPr="004B7EC7" w:rsidRDefault="00841D4D" w:rsidP="004B7EC7">
      <w:pPr>
        <w:jc w:val="both"/>
        <w:rPr>
          <w:rFonts w:asciiTheme="majorBidi" w:eastAsia="Times New Roman" w:hAnsiTheme="majorBidi" w:cstheme="majorBidi"/>
          <w:szCs w:val="20"/>
        </w:rPr>
      </w:pPr>
      <w:r w:rsidRPr="00BF77A7">
        <w:rPr>
          <w:rFonts w:asciiTheme="majorBidi" w:eastAsia="Times New Roman" w:hAnsiTheme="majorBidi" w:cstheme="majorBidi"/>
          <w:b/>
          <w:bCs/>
          <w:szCs w:val="20"/>
        </w:rPr>
        <w:t>False Positives (FP):</w:t>
      </w:r>
      <w:r w:rsidRPr="004B7EC7">
        <w:rPr>
          <w:rFonts w:asciiTheme="majorBidi" w:eastAsia="Times New Roman" w:hAnsiTheme="majorBidi" w:cstheme="majorBidi"/>
          <w:szCs w:val="20"/>
        </w:rPr>
        <w:t xml:space="preserve"> 421 - Incorrectly identified positive cases (healthy individuals diagnosed with panic disorder).</w:t>
      </w:r>
    </w:p>
    <w:p w14:paraId="6E066C76" w14:textId="13F37855" w:rsidR="00841D4D" w:rsidRPr="004B7EC7" w:rsidRDefault="00841D4D" w:rsidP="004B7EC7">
      <w:pPr>
        <w:jc w:val="both"/>
        <w:rPr>
          <w:rFonts w:asciiTheme="majorBidi" w:eastAsia="Times New Roman" w:hAnsiTheme="majorBidi" w:cstheme="majorBidi"/>
          <w:szCs w:val="20"/>
        </w:rPr>
      </w:pPr>
      <w:r w:rsidRPr="00BF77A7">
        <w:rPr>
          <w:rFonts w:asciiTheme="majorBidi" w:eastAsia="Times New Roman" w:hAnsiTheme="majorBidi" w:cstheme="majorBidi"/>
          <w:b/>
          <w:bCs/>
          <w:szCs w:val="20"/>
        </w:rPr>
        <w:t>True Negatives (TN):</w:t>
      </w:r>
      <w:r w:rsidRPr="004B7EC7">
        <w:rPr>
          <w:rFonts w:asciiTheme="majorBidi" w:eastAsia="Times New Roman" w:hAnsiTheme="majorBidi" w:cstheme="majorBidi"/>
          <w:szCs w:val="20"/>
        </w:rPr>
        <w:t xml:space="preserve"> 22</w:t>
      </w:r>
      <w:r w:rsidR="00B256F5" w:rsidRPr="004B7EC7">
        <w:rPr>
          <w:rFonts w:asciiTheme="majorBidi" w:eastAsia="Times New Roman" w:hAnsiTheme="majorBidi" w:cstheme="majorBidi"/>
          <w:szCs w:val="20"/>
        </w:rPr>
        <w:t>4887</w:t>
      </w:r>
      <w:r w:rsidRPr="004B7EC7">
        <w:rPr>
          <w:rFonts w:asciiTheme="majorBidi" w:eastAsia="Times New Roman" w:hAnsiTheme="majorBidi" w:cstheme="majorBidi"/>
          <w:szCs w:val="20"/>
        </w:rPr>
        <w:t xml:space="preserve"> - Correctly identified negative cases (healthy individuals diagnosed as healthy).</w:t>
      </w:r>
    </w:p>
    <w:p w14:paraId="48D756D7" w14:textId="077BE168" w:rsidR="00841D4D" w:rsidRPr="004B7EC7" w:rsidRDefault="00841D4D" w:rsidP="004B7EC7">
      <w:pPr>
        <w:jc w:val="both"/>
        <w:rPr>
          <w:rFonts w:asciiTheme="majorBidi" w:eastAsia="Times New Roman" w:hAnsiTheme="majorBidi" w:cstheme="majorBidi"/>
          <w:szCs w:val="20"/>
        </w:rPr>
      </w:pPr>
      <w:r w:rsidRPr="00BF77A7">
        <w:rPr>
          <w:rFonts w:asciiTheme="majorBidi" w:eastAsia="Times New Roman" w:hAnsiTheme="majorBidi" w:cstheme="majorBidi"/>
          <w:b/>
          <w:bCs/>
          <w:szCs w:val="20"/>
        </w:rPr>
        <w:t>False Negatives (FN):</w:t>
      </w:r>
      <w:r w:rsidRPr="004B7EC7">
        <w:rPr>
          <w:rFonts w:asciiTheme="majorBidi" w:eastAsia="Times New Roman" w:hAnsiTheme="majorBidi" w:cstheme="majorBidi"/>
          <w:szCs w:val="20"/>
        </w:rPr>
        <w:t xml:space="preserve"> 437 - Incorrectly identified negative cases (individuals with panic disorder diagnosed as healthy).</w:t>
      </w:r>
    </w:p>
    <w:p w14:paraId="7575E579" w14:textId="77777777" w:rsidR="00F22949" w:rsidRDefault="00F22949" w:rsidP="00E92919">
      <w:pPr>
        <w:rPr>
          <w:rFonts w:eastAsia="Times New Roman" w:cs="Times New Roman"/>
          <w:b/>
          <w:bCs/>
          <w:szCs w:val="20"/>
        </w:rPr>
      </w:pPr>
    </w:p>
    <w:p w14:paraId="2CF388A0" w14:textId="77777777" w:rsidR="00F22949" w:rsidRDefault="00F22949" w:rsidP="00E92919">
      <w:pPr>
        <w:rPr>
          <w:rFonts w:eastAsia="Times New Roman" w:cs="Times New Roman"/>
          <w:b/>
          <w:bCs/>
          <w:szCs w:val="20"/>
        </w:rPr>
      </w:pPr>
    </w:p>
    <w:p w14:paraId="15626DF4" w14:textId="3BCBF3E5" w:rsidR="00E92919" w:rsidRDefault="00D0198F" w:rsidP="00695163">
      <w:pPr>
        <w:jc w:val="both"/>
        <w:rPr>
          <w:rFonts w:ascii="Times New Roman" w:eastAsia="Times New Roman" w:hAnsi="Times New Roman" w:cs="Times New Roman"/>
          <w:b/>
          <w:bCs/>
          <w:szCs w:val="20"/>
        </w:rPr>
      </w:pPr>
      <w:r>
        <w:rPr>
          <w:rFonts w:ascii="Times New Roman" w:eastAsia="Times New Roman" w:hAnsi="Times New Roman" w:cs="Times New Roman"/>
          <w:b/>
          <w:bCs/>
        </w:rPr>
        <w:t xml:space="preserve">7.2. </w:t>
      </w:r>
      <w:r w:rsidR="00E92919" w:rsidRPr="08FD0C10">
        <w:rPr>
          <w:rFonts w:ascii="Times New Roman" w:eastAsia="Times New Roman" w:hAnsi="Times New Roman" w:cs="Times New Roman"/>
          <w:b/>
          <w:bCs/>
        </w:rPr>
        <w:t>RANDOM FOREST CLASSIFIER</w:t>
      </w:r>
    </w:p>
    <w:p w14:paraId="3E567E02" w14:textId="14EE2466" w:rsidR="08FD0C10" w:rsidRDefault="08FD0C10" w:rsidP="08FD0C10">
      <w:pPr>
        <w:jc w:val="both"/>
        <w:rPr>
          <w:rFonts w:ascii="Times New Roman" w:eastAsia="Times New Roman" w:hAnsi="Times New Roman" w:cs="Times New Roman"/>
          <w:b/>
          <w:bCs/>
        </w:rPr>
      </w:pPr>
    </w:p>
    <w:p w14:paraId="35F34D4B" w14:textId="14EE2466" w:rsidR="00283E23" w:rsidRDefault="00283E23" w:rsidP="2DE9F4AB">
      <w:pPr>
        <w:jc w:val="both"/>
        <w:rPr>
          <w:rFonts w:ascii="Times New Roman" w:eastAsia="Times New Roman" w:hAnsi="Times New Roman" w:cs="Times New Roman"/>
        </w:rPr>
      </w:pPr>
      <w:r w:rsidRPr="2DE9F4AB">
        <w:rPr>
          <w:rFonts w:ascii="Times New Roman" w:eastAsia="Times New Roman" w:hAnsi="Times New Roman" w:cs="Times New Roman"/>
        </w:rPr>
        <w:t xml:space="preserve">Random Forest </w:t>
      </w:r>
      <w:r w:rsidR="65343571" w:rsidRPr="2DE9F4AB">
        <w:rPr>
          <w:rFonts w:ascii="Times New Roman" w:eastAsia="Times New Roman" w:hAnsi="Times New Roman" w:cs="Times New Roman"/>
        </w:rPr>
        <w:t>stands as a versatile machine-learning technique proficient in handling regression and classification assignments. Additionally, it encompasses procedures for dimensional reduction, addressing missing values, outlier values, and other crucial steps in data exploration, exhibiting commendable performance. This method belongs to the ensemble learning category, wherein a collection of weak models collaborates to create a robust and effective model.</w:t>
      </w:r>
    </w:p>
    <w:p w14:paraId="41D93D00" w14:textId="02F86C56" w:rsidR="08FD0C10" w:rsidRDefault="08FD0C10" w:rsidP="08FD0C10">
      <w:pPr>
        <w:jc w:val="both"/>
        <w:rPr>
          <w:rFonts w:ascii="Times New Roman" w:eastAsia="Times New Roman" w:hAnsi="Times New Roman" w:cs="Times New Roman"/>
        </w:rPr>
      </w:pPr>
    </w:p>
    <w:p w14:paraId="569BB105" w14:textId="77777777" w:rsidR="00A72654" w:rsidRDefault="00A72654" w:rsidP="00695163">
      <w:pPr>
        <w:jc w:val="both"/>
        <w:rPr>
          <w:rFonts w:ascii="Times New Roman" w:hAnsi="Times New Roman" w:cs="Times New Roman"/>
          <w:b/>
          <w:bCs/>
        </w:rPr>
      </w:pPr>
    </w:p>
    <w:p w14:paraId="6E5505B4" w14:textId="77777777" w:rsidR="00DB7A85" w:rsidRDefault="00DB7A85" w:rsidP="00695163">
      <w:pPr>
        <w:jc w:val="both"/>
        <w:rPr>
          <w:rFonts w:ascii="Times New Roman" w:hAnsi="Times New Roman" w:cs="Times New Roman"/>
          <w:b/>
          <w:bCs/>
        </w:rPr>
      </w:pPr>
    </w:p>
    <w:p w14:paraId="0778A1C0" w14:textId="77777777" w:rsidR="00DB7A85" w:rsidRDefault="00DB7A85" w:rsidP="00695163">
      <w:pPr>
        <w:jc w:val="both"/>
        <w:rPr>
          <w:rFonts w:ascii="Times New Roman" w:hAnsi="Times New Roman" w:cs="Times New Roman"/>
          <w:b/>
          <w:bCs/>
        </w:rPr>
      </w:pPr>
    </w:p>
    <w:p w14:paraId="7A1A1406" w14:textId="4EC8C69F" w:rsidR="00086E96" w:rsidRPr="009C78E5" w:rsidRDefault="00067C27" w:rsidP="00695163">
      <w:pPr>
        <w:jc w:val="both"/>
        <w:rPr>
          <w:rFonts w:ascii="Times New Roman" w:hAnsi="Times New Roman" w:cs="Times New Roman"/>
          <w:b/>
          <w:bCs/>
        </w:rPr>
      </w:pPr>
      <w:r>
        <w:rPr>
          <w:rFonts w:ascii="Times New Roman" w:hAnsi="Times New Roman" w:cs="Times New Roman"/>
          <w:b/>
          <w:bCs/>
        </w:rPr>
        <w:lastRenderedPageBreak/>
        <w:t>Classification Report</w:t>
      </w:r>
    </w:p>
    <w:p w14:paraId="7BF6F27B" w14:textId="62F3A08D" w:rsidR="08FD0C10" w:rsidRDefault="08FD0C10" w:rsidP="08FD0C10">
      <w:pPr>
        <w:jc w:val="both"/>
        <w:rPr>
          <w:rFonts w:ascii="Times New Roman" w:hAnsi="Times New Roman" w:cs="Times New Roman"/>
          <w:b/>
          <w:bCs/>
        </w:rPr>
      </w:pPr>
    </w:p>
    <w:p w14:paraId="768C674B" w14:textId="19EB3DDC" w:rsidR="006F4E72" w:rsidRPr="00DB7A85" w:rsidRDefault="00086E96" w:rsidP="00DB7A85">
      <w:pPr>
        <w:jc w:val="both"/>
        <w:rPr>
          <w:rFonts w:ascii="Times New Roman" w:hAnsi="Times New Roman" w:cs="Times New Roman"/>
        </w:rPr>
      </w:pPr>
      <w:r w:rsidRPr="009C78E5">
        <w:rPr>
          <w:rFonts w:ascii="Times New Roman" w:hAnsi="Times New Roman" w:cs="Times New Roman"/>
        </w:rPr>
        <w:t>The Random Forest model achieved exceptional performance on the test dataset, demonstrating an outstanding accuracy of 99.99%. This indicates that the model correctly classified nearly all instances, showcasing its superior ability to learn complex patterns and relationships within the data.</w:t>
      </w:r>
      <w:r w:rsidR="00DB7A85">
        <w:rPr>
          <w:rFonts w:ascii="Times New Roman" w:hAnsi="Times New Roman" w:cs="Times New Roman"/>
        </w:rPr>
        <w:t xml:space="preserve"> </w:t>
      </w:r>
      <w:r w:rsidR="0023133F" w:rsidRPr="009C78E5">
        <w:rPr>
          <w:rFonts w:ascii="Times New Roman" w:hAnsi="Times New Roman" w:cs="Times New Roman"/>
          <w:color w:val="1F1F1F"/>
        </w:rPr>
        <w:t xml:space="preserve">The </w:t>
      </w:r>
      <w:r w:rsidR="0023133F" w:rsidRPr="009C78E5">
        <w:rPr>
          <w:rStyle w:val="Strong"/>
          <w:rFonts w:ascii="Times New Roman" w:hAnsi="Times New Roman" w:cs="Times New Roman"/>
          <w:b w:val="0"/>
          <w:bCs w:val="0"/>
          <w:color w:val="1F1F1F"/>
        </w:rPr>
        <w:t>classification report</w:t>
      </w:r>
      <w:r w:rsidR="0023133F" w:rsidRPr="009C78E5">
        <w:rPr>
          <w:rFonts w:ascii="Times New Roman" w:hAnsi="Times New Roman" w:cs="Times New Roman"/>
          <w:color w:val="1F1F1F"/>
        </w:rPr>
        <w:t xml:space="preserve"> further emphasizes this remarkable performance. </w:t>
      </w:r>
    </w:p>
    <w:p w14:paraId="1FF78453" w14:textId="77777777" w:rsidR="006F4E72" w:rsidRDefault="006F4E72" w:rsidP="006F4E72">
      <w:pPr>
        <w:jc w:val="center"/>
      </w:pPr>
    </w:p>
    <w:p w14:paraId="023A5688" w14:textId="03C628AF" w:rsidR="006F4E72" w:rsidRDefault="00911463" w:rsidP="00911463">
      <w:pPr>
        <w:jc w:val="center"/>
      </w:pPr>
      <w:r w:rsidRPr="00911463">
        <w:rPr>
          <w:noProof/>
        </w:rPr>
        <w:drawing>
          <wp:inline distT="0" distB="0" distL="0" distR="0" wp14:anchorId="641361A4" wp14:editId="5475D4D5">
            <wp:extent cx="4363452" cy="1970592"/>
            <wp:effectExtent l="0" t="0" r="5715" b="0"/>
            <wp:docPr id="60818640" name="Picture 60818640" descr="A screenshot of a computer screen&#10;&#10;Description automatically generated">
              <a:extLst xmlns:a="http://schemas.openxmlformats.org/drawingml/2006/main">
                <a:ext uri="{FF2B5EF4-FFF2-40B4-BE49-F238E27FC236}">
                  <a16:creationId xmlns:a16="http://schemas.microsoft.com/office/drawing/2014/main" id="{AC05229A-7181-0E32-398B-D7B2D0A7DB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8640" name="Picture 60818640" descr="A screenshot of a computer screen&#10;&#10;Description automatically generated">
                      <a:extLst>
                        <a:ext uri="{FF2B5EF4-FFF2-40B4-BE49-F238E27FC236}">
                          <a16:creationId xmlns:a16="http://schemas.microsoft.com/office/drawing/2014/main" id="{AC05229A-7181-0E32-398B-D7B2D0A7DBB5}"/>
                        </a:ext>
                      </a:extLst>
                    </pic:cNvPr>
                    <pic:cNvPicPr>
                      <a:picLocks noChangeAspect="1"/>
                    </pic:cNvPicPr>
                  </pic:nvPicPr>
                  <pic:blipFill>
                    <a:blip r:embed="rId24"/>
                    <a:stretch>
                      <a:fillRect/>
                    </a:stretch>
                  </pic:blipFill>
                  <pic:spPr>
                    <a:xfrm>
                      <a:off x="0" y="0"/>
                      <a:ext cx="4410483" cy="1991832"/>
                    </a:xfrm>
                    <a:prstGeom prst="rect">
                      <a:avLst/>
                    </a:prstGeom>
                  </pic:spPr>
                </pic:pic>
              </a:graphicData>
            </a:graphic>
          </wp:inline>
        </w:drawing>
      </w:r>
    </w:p>
    <w:p w14:paraId="4B029943" w14:textId="4C50606D" w:rsidR="00D926F2" w:rsidRDefault="13254BEB" w:rsidP="00D926F2">
      <w:pPr>
        <w:pStyle w:val="Caption"/>
      </w:pPr>
      <w:r>
        <w:t xml:space="preserve">                           </w:t>
      </w:r>
      <w:r w:rsidR="00D926F2">
        <w:t xml:space="preserve">Figure: </w:t>
      </w:r>
      <w:fldSimple w:instr=" SEQ Figure \* ARABIC ">
        <w:r w:rsidR="00E23D29" w:rsidRPr="6B3B30E4">
          <w:rPr>
            <w:noProof/>
          </w:rPr>
          <w:t>10</w:t>
        </w:r>
      </w:fldSimple>
      <w:r w:rsidR="00D926F2">
        <w:t xml:space="preserve"> Classification Report for Random Forest</w:t>
      </w:r>
    </w:p>
    <w:p w14:paraId="7B42AB5E" w14:textId="7367DA31" w:rsidR="00537B73" w:rsidRPr="00695163" w:rsidRDefault="003A02C1" w:rsidP="00695163">
      <w:pPr>
        <w:jc w:val="both"/>
        <w:rPr>
          <w:rFonts w:ascii="Times New Roman" w:hAnsi="Times New Roman" w:cs="Times New Roman"/>
        </w:rPr>
      </w:pPr>
      <w:r w:rsidRPr="00695163">
        <w:rPr>
          <w:rFonts w:ascii="Times New Roman" w:hAnsi="Times New Roman" w:cs="Times New Roman"/>
          <w:color w:val="1F1F1F"/>
        </w:rPr>
        <w:t>This report reveals an ideal scenario where the model perfectly identified all instances of both the majority and minority class. This result suggests that the Random Forest model effectively learned the underlying structure of the data and accurately captured the true relationships between features and outcomes.</w:t>
      </w:r>
    </w:p>
    <w:p w14:paraId="655B2D4E" w14:textId="77777777" w:rsidR="006F4E72" w:rsidRDefault="006F4E72" w:rsidP="006F4E72">
      <w:pPr>
        <w:jc w:val="center"/>
      </w:pPr>
    </w:p>
    <w:p w14:paraId="59150C94" w14:textId="43AF2081" w:rsidR="00982AC3" w:rsidRPr="006A10D2" w:rsidRDefault="00BA691B" w:rsidP="006A10D2">
      <w:pPr>
        <w:rPr>
          <w:rFonts w:ascii="Times New Roman" w:hAnsi="Times New Roman" w:cs="Times New Roman"/>
          <w:b/>
          <w:bCs/>
        </w:rPr>
      </w:pPr>
      <w:r w:rsidRPr="006A10D2">
        <w:rPr>
          <w:rFonts w:ascii="Times New Roman" w:hAnsi="Times New Roman" w:cs="Times New Roman"/>
          <w:b/>
          <w:bCs/>
        </w:rPr>
        <w:t>ROC Curve</w:t>
      </w:r>
    </w:p>
    <w:p w14:paraId="25CFD9B3" w14:textId="1D0EACA2" w:rsidR="08FD0C10" w:rsidRDefault="08FD0C10" w:rsidP="08FD0C10">
      <w:pPr>
        <w:rPr>
          <w:rFonts w:ascii="Times New Roman" w:hAnsi="Times New Roman" w:cs="Times New Roman"/>
          <w:b/>
          <w:bCs/>
        </w:rPr>
      </w:pPr>
    </w:p>
    <w:p w14:paraId="1D889219" w14:textId="6841B2BB" w:rsidR="00982AC3" w:rsidRPr="006A10D2" w:rsidRDefault="00982AC3" w:rsidP="00BA691B">
      <w:pPr>
        <w:rPr>
          <w:rFonts w:ascii="Times New Roman" w:hAnsi="Times New Roman" w:cs="Times New Roman"/>
        </w:rPr>
      </w:pPr>
      <w:r w:rsidRPr="006A10D2">
        <w:rPr>
          <w:rFonts w:ascii="Times New Roman" w:hAnsi="Times New Roman" w:cs="Times New Roman"/>
        </w:rPr>
        <w:t>The AUC of the ROC curve is 0.98, indicating that the classifier has excellent diagnostic ability.</w:t>
      </w:r>
    </w:p>
    <w:p w14:paraId="2F4D21E0" w14:textId="77777777" w:rsidR="006F4E72" w:rsidRDefault="006F4E72" w:rsidP="00E64930"/>
    <w:p w14:paraId="10E86CDD" w14:textId="335612FB" w:rsidR="006F4E72" w:rsidRDefault="006F4E72" w:rsidP="006F4E72">
      <w:pPr>
        <w:jc w:val="center"/>
      </w:pPr>
      <w:r w:rsidRPr="00537B73">
        <w:rPr>
          <w:noProof/>
        </w:rPr>
        <w:drawing>
          <wp:inline distT="0" distB="0" distL="0" distR="0" wp14:anchorId="082308AB" wp14:editId="11C7B3D1">
            <wp:extent cx="4064465" cy="2840477"/>
            <wp:effectExtent l="0" t="0" r="0" b="4445"/>
            <wp:docPr id="9" name="Picture 9" descr="A graph of a function&#10;&#10;Description automatically generated">
              <a:extLst xmlns:a="http://schemas.openxmlformats.org/drawingml/2006/main">
                <a:ext uri="{FF2B5EF4-FFF2-40B4-BE49-F238E27FC236}">
                  <a16:creationId xmlns:a16="http://schemas.microsoft.com/office/drawing/2014/main" id="{705D4F2D-1105-12BF-E742-1F691A34BD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a function&#10;&#10;Description automatically generated">
                      <a:extLst>
                        <a:ext uri="{FF2B5EF4-FFF2-40B4-BE49-F238E27FC236}">
                          <a16:creationId xmlns:a16="http://schemas.microsoft.com/office/drawing/2014/main" id="{705D4F2D-1105-12BF-E742-1F691A34BD46}"/>
                        </a:ext>
                      </a:extLst>
                    </pic:cNvPr>
                    <pic:cNvPicPr>
                      <a:picLocks noChangeAspect="1"/>
                    </pic:cNvPicPr>
                  </pic:nvPicPr>
                  <pic:blipFill>
                    <a:blip r:embed="rId25"/>
                    <a:stretch>
                      <a:fillRect/>
                    </a:stretch>
                  </pic:blipFill>
                  <pic:spPr>
                    <a:xfrm>
                      <a:off x="0" y="0"/>
                      <a:ext cx="4064465" cy="2840477"/>
                    </a:xfrm>
                    <a:prstGeom prst="rect">
                      <a:avLst/>
                    </a:prstGeom>
                  </pic:spPr>
                </pic:pic>
              </a:graphicData>
            </a:graphic>
          </wp:inline>
        </w:drawing>
      </w:r>
    </w:p>
    <w:p w14:paraId="1E821986" w14:textId="39761709" w:rsidR="00390128" w:rsidRDefault="25072A2A" w:rsidP="00390128">
      <w:pPr>
        <w:pStyle w:val="Caption"/>
      </w:pPr>
      <w:r>
        <w:t xml:space="preserve">                                </w:t>
      </w:r>
      <w:r w:rsidR="00390128">
        <w:t>Figure</w:t>
      </w:r>
      <w:r w:rsidR="00697D75">
        <w:t>:</w:t>
      </w:r>
      <w:r w:rsidR="00390128">
        <w:t xml:space="preserve"> </w:t>
      </w:r>
      <w:fldSimple w:instr=" SEQ Figure \* ARABIC ">
        <w:r w:rsidR="00E23D29" w:rsidRPr="6B3B30E4">
          <w:rPr>
            <w:noProof/>
          </w:rPr>
          <w:t>11</w:t>
        </w:r>
      </w:fldSimple>
      <w:r w:rsidR="00390128">
        <w:t xml:space="preserve"> ROC Curve </w:t>
      </w:r>
      <w:r w:rsidR="00697D75">
        <w:t xml:space="preserve">for </w:t>
      </w:r>
      <w:r w:rsidR="00390128">
        <w:t>Random Forest</w:t>
      </w:r>
    </w:p>
    <w:p w14:paraId="3D8A1B76" w14:textId="449E2D15" w:rsidR="00D41354" w:rsidRPr="00697D75" w:rsidRDefault="00D41354" w:rsidP="00697D75">
      <w:pPr>
        <w:rPr>
          <w:rFonts w:ascii="Times New Roman" w:eastAsia="Times New Roman" w:hAnsi="Times New Roman" w:cs="Times New Roman"/>
          <w:b/>
          <w:bCs/>
        </w:rPr>
      </w:pPr>
      <w:r w:rsidRPr="08FD0C10">
        <w:rPr>
          <w:rFonts w:ascii="Times New Roman" w:eastAsia="Times New Roman" w:hAnsi="Times New Roman" w:cs="Times New Roman"/>
          <w:b/>
          <w:bCs/>
        </w:rPr>
        <w:lastRenderedPageBreak/>
        <w:t xml:space="preserve">Confusion Matrix </w:t>
      </w:r>
    </w:p>
    <w:p w14:paraId="6ED30C35" w14:textId="77777777" w:rsidR="006F4E72" w:rsidRDefault="006F4E72" w:rsidP="006F4E72">
      <w:pPr>
        <w:jc w:val="center"/>
      </w:pPr>
    </w:p>
    <w:p w14:paraId="549D586C" w14:textId="77777777" w:rsidR="006F4E72" w:rsidRDefault="006F4E72" w:rsidP="006F4E72">
      <w:pPr>
        <w:jc w:val="center"/>
      </w:pPr>
    </w:p>
    <w:p w14:paraId="3A9EF07D" w14:textId="4F691F5F" w:rsidR="00255E03" w:rsidRDefault="00D45523" w:rsidP="00697D75">
      <w:pPr>
        <w:jc w:val="center"/>
      </w:pPr>
      <w:r w:rsidRPr="00D45523">
        <w:rPr>
          <w:noProof/>
        </w:rPr>
        <w:drawing>
          <wp:inline distT="0" distB="0" distL="0" distR="0" wp14:anchorId="0EE55D53" wp14:editId="78A9A183">
            <wp:extent cx="4676274" cy="3326994"/>
            <wp:effectExtent l="0" t="0" r="0" b="635"/>
            <wp:docPr id="963193270" name="Picture 963193270" descr="A diagram of a graph&#10;&#10;Description automatically generated with medium confidence">
              <a:extLst xmlns:a="http://schemas.openxmlformats.org/drawingml/2006/main">
                <a:ext uri="{FF2B5EF4-FFF2-40B4-BE49-F238E27FC236}">
                  <a16:creationId xmlns:a16="http://schemas.microsoft.com/office/drawing/2014/main" id="{4CE2E277-2403-A3D7-935C-4884FCB970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93270" name="Picture 963193270" descr="A diagram of a graph&#10;&#10;Description automatically generated with medium confidence">
                      <a:extLst>
                        <a:ext uri="{FF2B5EF4-FFF2-40B4-BE49-F238E27FC236}">
                          <a16:creationId xmlns:a16="http://schemas.microsoft.com/office/drawing/2014/main" id="{4CE2E277-2403-A3D7-935C-4884FCB9701E}"/>
                        </a:ext>
                      </a:extLst>
                    </pic:cNvPr>
                    <pic:cNvPicPr>
                      <a:picLocks noChangeAspect="1"/>
                    </pic:cNvPicPr>
                  </pic:nvPicPr>
                  <pic:blipFill>
                    <a:blip r:embed="rId26"/>
                    <a:stretch>
                      <a:fillRect/>
                    </a:stretch>
                  </pic:blipFill>
                  <pic:spPr>
                    <a:xfrm>
                      <a:off x="0" y="0"/>
                      <a:ext cx="4720022" cy="3358119"/>
                    </a:xfrm>
                    <a:prstGeom prst="rect">
                      <a:avLst/>
                    </a:prstGeom>
                  </pic:spPr>
                </pic:pic>
              </a:graphicData>
            </a:graphic>
          </wp:inline>
        </w:drawing>
      </w:r>
    </w:p>
    <w:p w14:paraId="4DC3D47E" w14:textId="57E7F250" w:rsidR="00697D75" w:rsidRDefault="1E5A8972" w:rsidP="00697D75">
      <w:pPr>
        <w:pStyle w:val="Caption"/>
      </w:pPr>
      <w:r>
        <w:t xml:space="preserve">                      </w:t>
      </w:r>
      <w:r w:rsidR="00697D75">
        <w:t xml:space="preserve">Figure: </w:t>
      </w:r>
      <w:fldSimple w:instr=" SEQ Figure \* ARABIC ">
        <w:r w:rsidR="00E23D29" w:rsidRPr="6B3B30E4">
          <w:rPr>
            <w:noProof/>
          </w:rPr>
          <w:t>12</w:t>
        </w:r>
      </w:fldSimple>
      <w:r w:rsidR="00697D75">
        <w:t xml:space="preserve"> Confusion Matrix for Random Forest</w:t>
      </w:r>
    </w:p>
    <w:p w14:paraId="431041AF" w14:textId="77777777" w:rsidR="00664C7A" w:rsidRDefault="00664C7A" w:rsidP="00597ADE">
      <w:pPr>
        <w:rPr>
          <w:b/>
          <w:bCs/>
        </w:rPr>
      </w:pPr>
    </w:p>
    <w:p w14:paraId="58E8199B" w14:textId="50089D44" w:rsidR="00664C7A" w:rsidRPr="00697D75" w:rsidRDefault="00664C7A" w:rsidP="00697D75">
      <w:pPr>
        <w:jc w:val="both"/>
        <w:rPr>
          <w:rFonts w:ascii="Times New Roman" w:hAnsi="Times New Roman" w:cs="Times New Roman"/>
        </w:rPr>
      </w:pPr>
      <w:r w:rsidRPr="00697D75">
        <w:rPr>
          <w:rFonts w:ascii="Times New Roman" w:hAnsi="Times New Roman" w:cs="Times New Roman"/>
        </w:rPr>
        <w:t>Based on the confusion matrix for panic disorder classification, the following can be observed:</w:t>
      </w:r>
    </w:p>
    <w:p w14:paraId="5B2B3968" w14:textId="77777777" w:rsidR="00664C7A" w:rsidRPr="00697D75" w:rsidRDefault="00664C7A" w:rsidP="00697D75">
      <w:pPr>
        <w:jc w:val="both"/>
        <w:rPr>
          <w:rFonts w:ascii="Times New Roman" w:hAnsi="Times New Roman" w:cs="Times New Roman"/>
        </w:rPr>
      </w:pPr>
      <w:r w:rsidRPr="00697D75">
        <w:rPr>
          <w:rFonts w:ascii="Times New Roman" w:hAnsi="Times New Roman" w:cs="Times New Roman"/>
          <w:b/>
          <w:bCs/>
        </w:rPr>
        <w:t>True positives (TP):</w:t>
      </w:r>
      <w:r w:rsidRPr="00697D75">
        <w:rPr>
          <w:rFonts w:ascii="Times New Roman" w:hAnsi="Times New Roman" w:cs="Times New Roman"/>
        </w:rPr>
        <w:t xml:space="preserve"> 1060 cases of panic disorder were correctly predicted.</w:t>
      </w:r>
    </w:p>
    <w:p w14:paraId="24462C6A" w14:textId="77777777" w:rsidR="00664C7A" w:rsidRPr="00697D75" w:rsidRDefault="00664C7A" w:rsidP="00697D75">
      <w:pPr>
        <w:jc w:val="both"/>
        <w:rPr>
          <w:rFonts w:ascii="Times New Roman" w:hAnsi="Times New Roman" w:cs="Times New Roman"/>
        </w:rPr>
      </w:pPr>
      <w:r w:rsidRPr="00697D75">
        <w:rPr>
          <w:rFonts w:ascii="Times New Roman" w:hAnsi="Times New Roman" w:cs="Times New Roman"/>
          <w:b/>
          <w:bCs/>
        </w:rPr>
        <w:t>True negatives (TN):</w:t>
      </w:r>
      <w:r w:rsidRPr="00697D75">
        <w:rPr>
          <w:rFonts w:ascii="Times New Roman" w:hAnsi="Times New Roman" w:cs="Times New Roman"/>
        </w:rPr>
        <w:t xml:space="preserve"> 22,908 cases without panic disorder were correctly predicted.</w:t>
      </w:r>
    </w:p>
    <w:p w14:paraId="3322ABFC" w14:textId="77777777" w:rsidR="00664C7A" w:rsidRPr="00697D75" w:rsidRDefault="00664C7A" w:rsidP="00697D75">
      <w:pPr>
        <w:jc w:val="both"/>
        <w:rPr>
          <w:rFonts w:ascii="Times New Roman" w:hAnsi="Times New Roman" w:cs="Times New Roman"/>
        </w:rPr>
      </w:pPr>
      <w:r w:rsidRPr="00697D75">
        <w:rPr>
          <w:rFonts w:ascii="Times New Roman" w:hAnsi="Times New Roman" w:cs="Times New Roman"/>
          <w:b/>
          <w:bCs/>
        </w:rPr>
        <w:t>False positives (FP):</w:t>
      </w:r>
      <w:r w:rsidRPr="00697D75">
        <w:rPr>
          <w:rFonts w:ascii="Times New Roman" w:hAnsi="Times New Roman" w:cs="Times New Roman"/>
        </w:rPr>
        <w:t xml:space="preserve"> 1 case without panic disorder was incorrectly predicted as having panic disorder.</w:t>
      </w:r>
    </w:p>
    <w:p w14:paraId="690C44C5" w14:textId="542CB557" w:rsidR="00664C7A" w:rsidRPr="00697D75" w:rsidRDefault="00664C7A" w:rsidP="00697D75">
      <w:pPr>
        <w:jc w:val="both"/>
        <w:rPr>
          <w:rFonts w:ascii="Times New Roman" w:hAnsi="Times New Roman" w:cs="Times New Roman"/>
        </w:rPr>
      </w:pPr>
      <w:r w:rsidRPr="00697D75">
        <w:rPr>
          <w:rFonts w:ascii="Times New Roman" w:hAnsi="Times New Roman" w:cs="Times New Roman"/>
          <w:b/>
          <w:bCs/>
        </w:rPr>
        <w:t>False negatives (FN)</w:t>
      </w:r>
      <w:r w:rsidRPr="00697D75">
        <w:rPr>
          <w:rFonts w:ascii="Times New Roman" w:hAnsi="Times New Roman" w:cs="Times New Roman"/>
        </w:rPr>
        <w:t>: 0 cases of panic disorder were incorrectly predicted as not having panic disorder.</w:t>
      </w:r>
    </w:p>
    <w:p w14:paraId="08C68A94" w14:textId="200725E8" w:rsidR="00664C7A" w:rsidRPr="00697D75" w:rsidRDefault="00CB492D" w:rsidP="00697D75">
      <w:pPr>
        <w:jc w:val="both"/>
        <w:rPr>
          <w:rFonts w:ascii="Times New Roman" w:hAnsi="Times New Roman" w:cs="Times New Roman"/>
        </w:rPr>
      </w:pPr>
      <w:r w:rsidRPr="00697D75">
        <w:rPr>
          <w:rFonts w:ascii="Times New Roman" w:hAnsi="Times New Roman" w:cs="Times New Roman"/>
        </w:rPr>
        <w:t xml:space="preserve">These results suggest that the classifier has excellent performance for panic disorder classification, with a precision of 1.00, recall of 1.00, and F1-score of 1.00. This means that the classifier </w:t>
      </w:r>
      <w:r w:rsidR="00E64930" w:rsidRPr="00697D75">
        <w:rPr>
          <w:rFonts w:ascii="Times New Roman" w:hAnsi="Times New Roman" w:cs="Times New Roman"/>
        </w:rPr>
        <w:t>can</w:t>
      </w:r>
      <w:r w:rsidRPr="00697D75">
        <w:rPr>
          <w:rFonts w:ascii="Times New Roman" w:hAnsi="Times New Roman" w:cs="Times New Roman"/>
        </w:rPr>
        <w:t xml:space="preserve"> accurately identify instances of panic disorder with a very high degree of confidence.</w:t>
      </w:r>
    </w:p>
    <w:p w14:paraId="1237FB86" w14:textId="77777777" w:rsidR="00E64930" w:rsidRDefault="00E64930" w:rsidP="00597ADE">
      <w:pPr>
        <w:rPr>
          <w:b/>
          <w:bCs/>
        </w:rPr>
      </w:pPr>
    </w:p>
    <w:p w14:paraId="3E5E23A1" w14:textId="77777777" w:rsidR="00E64930" w:rsidRDefault="00E64930" w:rsidP="00597ADE">
      <w:pPr>
        <w:rPr>
          <w:b/>
          <w:bCs/>
        </w:rPr>
      </w:pPr>
    </w:p>
    <w:p w14:paraId="2697BDC8" w14:textId="02FAC20D" w:rsidR="00597ADE" w:rsidRPr="002855BC" w:rsidRDefault="00D0198F" w:rsidP="00597ADE">
      <w:pPr>
        <w:rPr>
          <w:rFonts w:ascii="Times New Roman" w:hAnsi="Times New Roman" w:cs="Times New Roman"/>
          <w:b/>
          <w:bCs/>
        </w:rPr>
      </w:pPr>
      <w:r>
        <w:rPr>
          <w:rFonts w:ascii="Times New Roman" w:hAnsi="Times New Roman" w:cs="Times New Roman"/>
          <w:b/>
          <w:bCs/>
        </w:rPr>
        <w:t xml:space="preserve">7.3. </w:t>
      </w:r>
      <w:r w:rsidR="00597ADE" w:rsidRPr="002855BC">
        <w:rPr>
          <w:rFonts w:ascii="Times New Roman" w:hAnsi="Times New Roman" w:cs="Times New Roman"/>
          <w:b/>
          <w:bCs/>
        </w:rPr>
        <w:t>DECISION TREE</w:t>
      </w:r>
    </w:p>
    <w:p w14:paraId="50B05EEC" w14:textId="4DA39285" w:rsidR="08FD0C10" w:rsidRDefault="08FD0C10" w:rsidP="08FD0C10">
      <w:pPr>
        <w:rPr>
          <w:rFonts w:ascii="Times New Roman" w:hAnsi="Times New Roman" w:cs="Times New Roman"/>
          <w:b/>
          <w:bCs/>
        </w:rPr>
      </w:pPr>
    </w:p>
    <w:p w14:paraId="6300E618" w14:textId="342F1CA4" w:rsidR="6738D691" w:rsidRDefault="6738D691" w:rsidP="3DB98DEF">
      <w:pPr>
        <w:jc w:val="both"/>
        <w:rPr>
          <w:rFonts w:ascii="Times New Roman" w:hAnsi="Times New Roman" w:cs="Times New Roman"/>
        </w:rPr>
      </w:pPr>
      <w:r w:rsidRPr="3DB98DEF">
        <w:rPr>
          <w:rFonts w:ascii="Times New Roman" w:hAnsi="Times New Roman" w:cs="Times New Roman"/>
        </w:rPr>
        <w:t>A decision tree serves as a supervised machine learning algorithm applicable to both classification and regression tasks, presenting a straightforward and efficient visual representation for decision-making processes.</w:t>
      </w:r>
    </w:p>
    <w:p w14:paraId="734E39B6" w14:textId="77777777" w:rsidR="00597ADE" w:rsidRDefault="00597ADE" w:rsidP="00597ADE">
      <w:pPr>
        <w:rPr>
          <w:b/>
          <w:bCs/>
        </w:rPr>
      </w:pPr>
    </w:p>
    <w:p w14:paraId="3F0393FA" w14:textId="7EF4BC4D" w:rsidR="00597ADE" w:rsidRDefault="00F66BD6" w:rsidP="00B02F01">
      <w:pPr>
        <w:jc w:val="center"/>
        <w:rPr>
          <w:b/>
          <w:bCs/>
        </w:rPr>
      </w:pPr>
      <w:r w:rsidRPr="00F66BD6">
        <w:rPr>
          <w:b/>
          <w:bCs/>
          <w:noProof/>
        </w:rPr>
        <w:lastRenderedPageBreak/>
        <w:drawing>
          <wp:inline distT="0" distB="0" distL="0" distR="0" wp14:anchorId="0DE8BFDA" wp14:editId="272A3944">
            <wp:extent cx="4413953" cy="2064739"/>
            <wp:effectExtent l="0" t="0" r="0" b="5715"/>
            <wp:docPr id="1696320622" name="Picture 1696320622" descr="A screenshot of a computer screen&#10;&#10;Description automatically generated">
              <a:extLst xmlns:a="http://schemas.openxmlformats.org/drawingml/2006/main">
                <a:ext uri="{FF2B5EF4-FFF2-40B4-BE49-F238E27FC236}">
                  <a16:creationId xmlns:a16="http://schemas.microsoft.com/office/drawing/2014/main" id="{A9B2AD86-7174-D40B-A5D9-0752A23DAE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20622" name="Picture 1696320622" descr="A screenshot of a computer screen&#10;&#10;Description automatically generated">
                      <a:extLst>
                        <a:ext uri="{FF2B5EF4-FFF2-40B4-BE49-F238E27FC236}">
                          <a16:creationId xmlns:a16="http://schemas.microsoft.com/office/drawing/2014/main" id="{A9B2AD86-7174-D40B-A5D9-0752A23DAE32}"/>
                        </a:ext>
                      </a:extLst>
                    </pic:cNvPr>
                    <pic:cNvPicPr>
                      <a:picLocks noChangeAspect="1"/>
                    </pic:cNvPicPr>
                  </pic:nvPicPr>
                  <pic:blipFill>
                    <a:blip r:embed="rId27"/>
                    <a:stretch>
                      <a:fillRect/>
                    </a:stretch>
                  </pic:blipFill>
                  <pic:spPr>
                    <a:xfrm>
                      <a:off x="0" y="0"/>
                      <a:ext cx="4431270" cy="2072839"/>
                    </a:xfrm>
                    <a:prstGeom prst="rect">
                      <a:avLst/>
                    </a:prstGeom>
                  </pic:spPr>
                </pic:pic>
              </a:graphicData>
            </a:graphic>
          </wp:inline>
        </w:drawing>
      </w:r>
    </w:p>
    <w:p w14:paraId="50B98EDC" w14:textId="7DD5A045" w:rsidR="00B02F01" w:rsidRPr="00023EF6" w:rsidRDefault="3DFEADC5" w:rsidP="00023EF6">
      <w:pPr>
        <w:pStyle w:val="Caption"/>
      </w:pPr>
      <w:r>
        <w:t xml:space="preserve">                          </w:t>
      </w:r>
      <w:r w:rsidR="00023EF6">
        <w:t xml:space="preserve">Figure: </w:t>
      </w:r>
      <w:fldSimple w:instr=" SEQ Figure \* ARABIC ">
        <w:r w:rsidR="00E23D29" w:rsidRPr="6B3B30E4">
          <w:rPr>
            <w:noProof/>
          </w:rPr>
          <w:t>13</w:t>
        </w:r>
      </w:fldSimple>
      <w:r w:rsidR="00023EF6">
        <w:t xml:space="preserve"> Classification Report for Decision Tree</w:t>
      </w:r>
    </w:p>
    <w:p w14:paraId="5E50F8EC" w14:textId="77777777" w:rsidR="00F54FB6" w:rsidRPr="00F019C7" w:rsidRDefault="00F54FB6" w:rsidP="00F019C7">
      <w:pPr>
        <w:jc w:val="both"/>
        <w:rPr>
          <w:rFonts w:ascii="Times New Roman" w:hAnsi="Times New Roman" w:cs="Times New Roman"/>
        </w:rPr>
      </w:pPr>
      <w:r w:rsidRPr="00F019C7">
        <w:rPr>
          <w:rFonts w:ascii="Times New Roman" w:hAnsi="Times New Roman" w:cs="Times New Roman"/>
        </w:rPr>
        <w:t>The overall accuracy of the model is extremely high, with a value of approximately 99.996%. This implies that the model correctly predicted the class labels for almost all instances in the test dataset.</w:t>
      </w:r>
    </w:p>
    <w:p w14:paraId="636A5C9C" w14:textId="5A24B99A" w:rsidR="00F54FB6" w:rsidRDefault="00F54FB6" w:rsidP="00F019C7">
      <w:pPr>
        <w:jc w:val="both"/>
        <w:rPr>
          <w:rFonts w:ascii="Times New Roman" w:hAnsi="Times New Roman" w:cs="Times New Roman"/>
          <w:b/>
          <w:bCs/>
        </w:rPr>
      </w:pPr>
      <w:r w:rsidRPr="002855BC">
        <w:rPr>
          <w:rFonts w:ascii="Times New Roman" w:hAnsi="Times New Roman" w:cs="Times New Roman"/>
          <w:b/>
          <w:bCs/>
        </w:rPr>
        <w:t>Classification Report</w:t>
      </w:r>
    </w:p>
    <w:p w14:paraId="2429676E" w14:textId="77777777" w:rsidR="00023EF6" w:rsidRPr="002855BC" w:rsidRDefault="00023EF6" w:rsidP="00F019C7">
      <w:pPr>
        <w:jc w:val="both"/>
        <w:rPr>
          <w:rFonts w:ascii="Times New Roman" w:hAnsi="Times New Roman" w:cs="Times New Roman"/>
          <w:b/>
          <w:bCs/>
        </w:rPr>
      </w:pPr>
    </w:p>
    <w:p w14:paraId="026FB593" w14:textId="77777777" w:rsidR="00F54FB6" w:rsidRPr="00AE01FA" w:rsidRDefault="00F54FB6" w:rsidP="00F019C7">
      <w:pPr>
        <w:jc w:val="both"/>
        <w:rPr>
          <w:rFonts w:ascii="Times New Roman" w:hAnsi="Times New Roman" w:cs="Times New Roman"/>
          <w:u w:val="single"/>
        </w:rPr>
      </w:pPr>
      <w:r w:rsidRPr="00AE01FA">
        <w:rPr>
          <w:rFonts w:ascii="Times New Roman" w:hAnsi="Times New Roman" w:cs="Times New Roman"/>
          <w:u w:val="single"/>
        </w:rPr>
        <w:t>Precision, Recall, and F1-Score for Class 0 (Negative Class):</w:t>
      </w:r>
    </w:p>
    <w:p w14:paraId="12958745" w14:textId="0B2A4871" w:rsidR="00F54FB6" w:rsidRPr="00F019C7" w:rsidRDefault="00F54FB6" w:rsidP="00F019C7">
      <w:pPr>
        <w:jc w:val="both"/>
        <w:rPr>
          <w:rFonts w:ascii="Times New Roman" w:hAnsi="Times New Roman" w:cs="Times New Roman"/>
        </w:rPr>
      </w:pPr>
      <w:r w:rsidRPr="00F019C7">
        <w:rPr>
          <w:rFonts w:ascii="Times New Roman" w:hAnsi="Times New Roman" w:cs="Times New Roman"/>
        </w:rPr>
        <w:t xml:space="preserve">Precision: 100% - All instances predicted as class 0 were </w:t>
      </w:r>
      <w:proofErr w:type="gramStart"/>
      <w:r w:rsidR="004D1A30">
        <w:rPr>
          <w:rFonts w:ascii="Times New Roman" w:hAnsi="Times New Roman" w:cs="Times New Roman"/>
        </w:rPr>
        <w:t xml:space="preserve">actually </w:t>
      </w:r>
      <w:r w:rsidRPr="00F019C7">
        <w:rPr>
          <w:rFonts w:ascii="Times New Roman" w:hAnsi="Times New Roman" w:cs="Times New Roman"/>
        </w:rPr>
        <w:t>class</w:t>
      </w:r>
      <w:proofErr w:type="gramEnd"/>
      <w:r w:rsidRPr="00F019C7">
        <w:rPr>
          <w:rFonts w:ascii="Times New Roman" w:hAnsi="Times New Roman" w:cs="Times New Roman"/>
        </w:rPr>
        <w:t xml:space="preserve"> 0.</w:t>
      </w:r>
    </w:p>
    <w:p w14:paraId="0D7324C2" w14:textId="77777777" w:rsidR="00F54FB6" w:rsidRPr="00F019C7" w:rsidRDefault="00F54FB6" w:rsidP="00F019C7">
      <w:pPr>
        <w:jc w:val="both"/>
        <w:rPr>
          <w:rFonts w:ascii="Times New Roman" w:hAnsi="Times New Roman" w:cs="Times New Roman"/>
        </w:rPr>
      </w:pPr>
      <w:r w:rsidRPr="00F019C7">
        <w:rPr>
          <w:rFonts w:ascii="Times New Roman" w:hAnsi="Times New Roman" w:cs="Times New Roman"/>
        </w:rPr>
        <w:t>Recall: 100% - The model identified all instances of class 0 correctly.</w:t>
      </w:r>
    </w:p>
    <w:p w14:paraId="1555E3EC" w14:textId="77777777" w:rsidR="00F54FB6" w:rsidRPr="00F019C7" w:rsidRDefault="00F54FB6" w:rsidP="00F019C7">
      <w:pPr>
        <w:jc w:val="both"/>
        <w:rPr>
          <w:rFonts w:ascii="Times New Roman" w:hAnsi="Times New Roman" w:cs="Times New Roman"/>
        </w:rPr>
      </w:pPr>
      <w:r w:rsidRPr="00F019C7">
        <w:rPr>
          <w:rFonts w:ascii="Times New Roman" w:hAnsi="Times New Roman" w:cs="Times New Roman"/>
        </w:rPr>
        <w:t>F1-Score: 100% - The harmonic mean of precision and recall is also perfect.</w:t>
      </w:r>
    </w:p>
    <w:p w14:paraId="1B15861D" w14:textId="77777777" w:rsidR="00F54FB6" w:rsidRPr="00AE01FA" w:rsidRDefault="00F54FB6" w:rsidP="00F019C7">
      <w:pPr>
        <w:jc w:val="both"/>
        <w:rPr>
          <w:rFonts w:ascii="Times New Roman" w:hAnsi="Times New Roman" w:cs="Times New Roman"/>
          <w:u w:val="single"/>
        </w:rPr>
      </w:pPr>
      <w:r w:rsidRPr="00AE01FA">
        <w:rPr>
          <w:rFonts w:ascii="Times New Roman" w:hAnsi="Times New Roman" w:cs="Times New Roman"/>
          <w:u w:val="single"/>
        </w:rPr>
        <w:t>Precision, Recall, and F1-Score for Class 1 (Positive Class):</w:t>
      </w:r>
    </w:p>
    <w:p w14:paraId="23C6D4EA" w14:textId="29D65418" w:rsidR="00F54FB6" w:rsidRPr="00F019C7" w:rsidRDefault="00F54FB6" w:rsidP="00F019C7">
      <w:pPr>
        <w:jc w:val="both"/>
        <w:rPr>
          <w:rFonts w:ascii="Times New Roman" w:hAnsi="Times New Roman" w:cs="Times New Roman"/>
        </w:rPr>
      </w:pPr>
      <w:r w:rsidRPr="00F019C7">
        <w:rPr>
          <w:rFonts w:ascii="Times New Roman" w:hAnsi="Times New Roman" w:cs="Times New Roman"/>
        </w:rPr>
        <w:t xml:space="preserve">Precision: 100% - All instances predicted as class 1 were </w:t>
      </w:r>
      <w:proofErr w:type="gramStart"/>
      <w:r w:rsidR="004D1A30">
        <w:rPr>
          <w:rFonts w:ascii="Times New Roman" w:hAnsi="Times New Roman" w:cs="Times New Roman"/>
        </w:rPr>
        <w:t xml:space="preserve">actually </w:t>
      </w:r>
      <w:r w:rsidRPr="00F019C7">
        <w:rPr>
          <w:rFonts w:ascii="Times New Roman" w:hAnsi="Times New Roman" w:cs="Times New Roman"/>
        </w:rPr>
        <w:t>class</w:t>
      </w:r>
      <w:proofErr w:type="gramEnd"/>
      <w:r w:rsidRPr="00F019C7">
        <w:rPr>
          <w:rFonts w:ascii="Times New Roman" w:hAnsi="Times New Roman" w:cs="Times New Roman"/>
        </w:rPr>
        <w:t xml:space="preserve"> 1.</w:t>
      </w:r>
    </w:p>
    <w:p w14:paraId="1DE2C856" w14:textId="77777777" w:rsidR="00F54FB6" w:rsidRPr="00F019C7" w:rsidRDefault="00F54FB6" w:rsidP="00F019C7">
      <w:pPr>
        <w:jc w:val="both"/>
        <w:rPr>
          <w:rFonts w:ascii="Times New Roman" w:hAnsi="Times New Roman" w:cs="Times New Roman"/>
        </w:rPr>
      </w:pPr>
      <w:r w:rsidRPr="00F019C7">
        <w:rPr>
          <w:rFonts w:ascii="Times New Roman" w:hAnsi="Times New Roman" w:cs="Times New Roman"/>
        </w:rPr>
        <w:t>Recall: 100% - The model identified all instances of class 1 correctly.</w:t>
      </w:r>
    </w:p>
    <w:p w14:paraId="17B7C865" w14:textId="202C4EFB" w:rsidR="00B02F01" w:rsidRPr="00F019C7" w:rsidRDefault="00F54FB6" w:rsidP="00F019C7">
      <w:pPr>
        <w:jc w:val="both"/>
        <w:rPr>
          <w:rFonts w:ascii="Times New Roman" w:hAnsi="Times New Roman" w:cs="Times New Roman"/>
        </w:rPr>
      </w:pPr>
      <w:r w:rsidRPr="00F019C7">
        <w:rPr>
          <w:rFonts w:ascii="Times New Roman" w:hAnsi="Times New Roman" w:cs="Times New Roman"/>
        </w:rPr>
        <w:t>F1-Score: 100% - The harmonic mean of precision and recall is also perfect.</w:t>
      </w:r>
    </w:p>
    <w:p w14:paraId="1FC4DCCF" w14:textId="77777777" w:rsidR="00B02F01" w:rsidRDefault="00B02F01" w:rsidP="00B02F01">
      <w:pPr>
        <w:jc w:val="center"/>
        <w:rPr>
          <w:b/>
          <w:bCs/>
        </w:rPr>
      </w:pPr>
    </w:p>
    <w:p w14:paraId="040D62A4" w14:textId="77777777" w:rsidR="008770A6" w:rsidRDefault="008770A6" w:rsidP="00C62E0F">
      <w:pPr>
        <w:rPr>
          <w:rFonts w:ascii="Times New Roman" w:hAnsi="Times New Roman" w:cs="Times New Roman"/>
          <w:b/>
          <w:bCs/>
        </w:rPr>
      </w:pPr>
    </w:p>
    <w:p w14:paraId="69DBEFD3" w14:textId="02A160DB" w:rsidR="00F66BD6" w:rsidRPr="00C62E0F" w:rsidRDefault="007F768B" w:rsidP="00C62E0F">
      <w:pPr>
        <w:rPr>
          <w:rFonts w:ascii="Times New Roman" w:hAnsi="Times New Roman" w:cs="Times New Roman"/>
          <w:b/>
          <w:bCs/>
        </w:rPr>
      </w:pPr>
      <w:r w:rsidRPr="006A10D2">
        <w:rPr>
          <w:rFonts w:ascii="Times New Roman" w:hAnsi="Times New Roman" w:cs="Times New Roman"/>
          <w:b/>
          <w:bCs/>
        </w:rPr>
        <w:t>ROC Curve</w:t>
      </w:r>
    </w:p>
    <w:p w14:paraId="3B97A31D" w14:textId="4FB3F6EA" w:rsidR="00597ADE" w:rsidRDefault="00C60EC0" w:rsidP="00B02F01">
      <w:pPr>
        <w:jc w:val="center"/>
        <w:rPr>
          <w:b/>
          <w:bCs/>
        </w:rPr>
      </w:pPr>
      <w:r w:rsidRPr="00C60EC0">
        <w:rPr>
          <w:b/>
          <w:bCs/>
          <w:noProof/>
        </w:rPr>
        <w:drawing>
          <wp:inline distT="0" distB="0" distL="0" distR="0" wp14:anchorId="461452AA" wp14:editId="49C05627">
            <wp:extent cx="4308090" cy="3037756"/>
            <wp:effectExtent l="0" t="0" r="1905" b="6350"/>
            <wp:docPr id="1500129371" name="Picture 1500129371" descr="A graph of a function&#10;&#10;Description automatically generated with medium confidence">
              <a:extLst xmlns:a="http://schemas.openxmlformats.org/drawingml/2006/main">
                <a:ext uri="{FF2B5EF4-FFF2-40B4-BE49-F238E27FC236}">
                  <a16:creationId xmlns:a16="http://schemas.microsoft.com/office/drawing/2014/main" id="{1390A3A3-54D6-DF7D-575B-5EB624DC49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29371" name="Picture 1500129371" descr="A graph of a function&#10;&#10;Description automatically generated with medium confidence">
                      <a:extLst>
                        <a:ext uri="{FF2B5EF4-FFF2-40B4-BE49-F238E27FC236}">
                          <a16:creationId xmlns:a16="http://schemas.microsoft.com/office/drawing/2014/main" id="{1390A3A3-54D6-DF7D-575B-5EB624DC49FC}"/>
                        </a:ext>
                      </a:extLst>
                    </pic:cNvPr>
                    <pic:cNvPicPr>
                      <a:picLocks noChangeAspect="1"/>
                    </pic:cNvPicPr>
                  </pic:nvPicPr>
                  <pic:blipFill>
                    <a:blip r:embed="rId28"/>
                    <a:stretch>
                      <a:fillRect/>
                    </a:stretch>
                  </pic:blipFill>
                  <pic:spPr>
                    <a:xfrm>
                      <a:off x="0" y="0"/>
                      <a:ext cx="4308090" cy="3037756"/>
                    </a:xfrm>
                    <a:prstGeom prst="rect">
                      <a:avLst/>
                    </a:prstGeom>
                  </pic:spPr>
                </pic:pic>
              </a:graphicData>
            </a:graphic>
          </wp:inline>
        </w:drawing>
      </w:r>
    </w:p>
    <w:p w14:paraId="2F79E5A8" w14:textId="501297AD" w:rsidR="009D28B3" w:rsidRDefault="0042BD3A" w:rsidP="009D28B3">
      <w:pPr>
        <w:pStyle w:val="Caption"/>
      </w:pPr>
      <w:r>
        <w:t xml:space="preserve">                            </w:t>
      </w:r>
      <w:r w:rsidR="009D28B3">
        <w:t xml:space="preserve">Figure: </w:t>
      </w:r>
      <w:fldSimple w:instr=" SEQ Figure \* ARABIC ">
        <w:r w:rsidR="00E23D29" w:rsidRPr="1D90A468">
          <w:rPr>
            <w:noProof/>
          </w:rPr>
          <w:t>14</w:t>
        </w:r>
      </w:fldSimple>
      <w:r w:rsidR="009D28B3">
        <w:t xml:space="preserve"> ROC Curve for Decision Tree</w:t>
      </w:r>
    </w:p>
    <w:p w14:paraId="066808AA" w14:textId="18F72B3E" w:rsidR="00936606" w:rsidRPr="00695EBD" w:rsidRDefault="00695EBD" w:rsidP="00695EBD">
      <w:pPr>
        <w:jc w:val="both"/>
        <w:rPr>
          <w:rFonts w:ascii="Times New Roman" w:hAnsi="Times New Roman" w:cs="Times New Roman"/>
        </w:rPr>
      </w:pPr>
      <w:r w:rsidRPr="00695EBD">
        <w:rPr>
          <w:rFonts w:ascii="Times New Roman" w:hAnsi="Times New Roman" w:cs="Times New Roman"/>
        </w:rPr>
        <w:lastRenderedPageBreak/>
        <w:t xml:space="preserve">The ROC curve for the decision tree model in the image shows that the model has perfect performance, with an AUC of 1.00. This means that the model </w:t>
      </w:r>
      <w:r w:rsidR="007062CB" w:rsidRPr="00695EBD">
        <w:rPr>
          <w:rFonts w:ascii="Times New Roman" w:hAnsi="Times New Roman" w:cs="Times New Roman"/>
        </w:rPr>
        <w:t>can</w:t>
      </w:r>
      <w:r w:rsidRPr="00695EBD">
        <w:rPr>
          <w:rFonts w:ascii="Times New Roman" w:hAnsi="Times New Roman" w:cs="Times New Roman"/>
        </w:rPr>
        <w:t xml:space="preserve"> perfectly distinguish between positive and negative cases at all classification thresholds.</w:t>
      </w:r>
      <w:r>
        <w:rPr>
          <w:rFonts w:ascii="Times New Roman" w:hAnsi="Times New Roman" w:cs="Times New Roman"/>
        </w:rPr>
        <w:t xml:space="preserve"> </w:t>
      </w:r>
      <w:r w:rsidRPr="00695EBD">
        <w:rPr>
          <w:rFonts w:ascii="Times New Roman" w:hAnsi="Times New Roman" w:cs="Times New Roman"/>
        </w:rPr>
        <w:t xml:space="preserve">In other words, the ROC curve interprets the relationship between the false positive rate and the decision tree. It shows that the decision tree model </w:t>
      </w:r>
      <w:r w:rsidR="002E59B0">
        <w:rPr>
          <w:rFonts w:ascii="Times New Roman" w:hAnsi="Times New Roman" w:cs="Times New Roman"/>
        </w:rPr>
        <w:t>can</w:t>
      </w:r>
      <w:r w:rsidRPr="00695EBD">
        <w:rPr>
          <w:rFonts w:ascii="Times New Roman" w:hAnsi="Times New Roman" w:cs="Times New Roman"/>
        </w:rPr>
        <w:t xml:space="preserve"> correctly classify all positive cases without incorrectly classifying any negative cases.</w:t>
      </w:r>
    </w:p>
    <w:p w14:paraId="71F1AC9D" w14:textId="77777777" w:rsidR="00936606" w:rsidRDefault="00936606" w:rsidP="00597ADE">
      <w:pPr>
        <w:rPr>
          <w:b/>
          <w:bCs/>
        </w:rPr>
      </w:pPr>
    </w:p>
    <w:p w14:paraId="6BAB7AFF" w14:textId="05D436EE" w:rsidR="08FD0C10" w:rsidRPr="00A72654" w:rsidRDefault="007F768B" w:rsidP="00A72654">
      <w:pPr>
        <w:rPr>
          <w:rFonts w:ascii="Times New Roman" w:eastAsia="Times New Roman" w:hAnsi="Times New Roman" w:cs="Times New Roman"/>
          <w:b/>
          <w:bCs/>
        </w:rPr>
      </w:pPr>
      <w:r w:rsidRPr="08FD0C10">
        <w:rPr>
          <w:rFonts w:ascii="Times New Roman" w:eastAsia="Times New Roman" w:hAnsi="Times New Roman" w:cs="Times New Roman"/>
          <w:b/>
          <w:bCs/>
        </w:rPr>
        <w:t>Confusion Matrix</w:t>
      </w:r>
    </w:p>
    <w:p w14:paraId="1A210CE9" w14:textId="42849375" w:rsidR="00936606" w:rsidRDefault="00936606" w:rsidP="00936606">
      <w:pPr>
        <w:jc w:val="center"/>
        <w:rPr>
          <w:b/>
          <w:bCs/>
        </w:rPr>
      </w:pPr>
      <w:r w:rsidRPr="00F66BD6">
        <w:rPr>
          <w:b/>
          <w:bCs/>
          <w:noProof/>
        </w:rPr>
        <w:drawing>
          <wp:inline distT="0" distB="0" distL="0" distR="0" wp14:anchorId="7319D2EE" wp14:editId="5EBB9DC1">
            <wp:extent cx="4269535" cy="3134451"/>
            <wp:effectExtent l="0" t="0" r="0" b="2540"/>
            <wp:docPr id="885699501" name="Picture 885699501" descr="A green and white diagram&#10;&#10;Description automatically generated">
              <a:extLst xmlns:a="http://schemas.openxmlformats.org/drawingml/2006/main">
                <a:ext uri="{FF2B5EF4-FFF2-40B4-BE49-F238E27FC236}">
                  <a16:creationId xmlns:a16="http://schemas.microsoft.com/office/drawing/2014/main" id="{502AB581-0100-A8DF-9863-384EC444D5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99501" name="Picture 885699501" descr="A green and white diagram&#10;&#10;Description automatically generated">
                      <a:extLst>
                        <a:ext uri="{FF2B5EF4-FFF2-40B4-BE49-F238E27FC236}">
                          <a16:creationId xmlns:a16="http://schemas.microsoft.com/office/drawing/2014/main" id="{502AB581-0100-A8DF-9863-384EC444D53E}"/>
                        </a:ext>
                      </a:extLst>
                    </pic:cNvPr>
                    <pic:cNvPicPr>
                      <a:picLocks noChangeAspect="1"/>
                    </pic:cNvPicPr>
                  </pic:nvPicPr>
                  <pic:blipFill>
                    <a:blip r:embed="rId29"/>
                    <a:stretch>
                      <a:fillRect/>
                    </a:stretch>
                  </pic:blipFill>
                  <pic:spPr>
                    <a:xfrm>
                      <a:off x="0" y="0"/>
                      <a:ext cx="4444197" cy="3262678"/>
                    </a:xfrm>
                    <a:prstGeom prst="rect">
                      <a:avLst/>
                    </a:prstGeom>
                  </pic:spPr>
                </pic:pic>
              </a:graphicData>
            </a:graphic>
          </wp:inline>
        </w:drawing>
      </w:r>
    </w:p>
    <w:p w14:paraId="6B79EA8C" w14:textId="2A24F7B2" w:rsidR="00936606" w:rsidRDefault="57CCF621" w:rsidP="00936606">
      <w:pPr>
        <w:pStyle w:val="Caption"/>
      </w:pPr>
      <w:r>
        <w:t xml:space="preserve">                            </w:t>
      </w:r>
      <w:r w:rsidR="00936606">
        <w:t xml:space="preserve">Figure: </w:t>
      </w:r>
      <w:fldSimple w:instr=" SEQ Figure \* ARABIC ">
        <w:r w:rsidR="00E23D29" w:rsidRPr="1D90A468">
          <w:rPr>
            <w:noProof/>
          </w:rPr>
          <w:t>15</w:t>
        </w:r>
      </w:fldSimple>
      <w:r w:rsidR="00936606">
        <w:t xml:space="preserve"> Confusion Matrix for Decision Tree</w:t>
      </w:r>
    </w:p>
    <w:p w14:paraId="51065501" w14:textId="77777777" w:rsidR="00936606" w:rsidRPr="00215F34" w:rsidRDefault="00936606" w:rsidP="00215F34">
      <w:pPr>
        <w:rPr>
          <w:rFonts w:ascii="Times New Roman" w:hAnsi="Times New Roman" w:cs="Times New Roman"/>
        </w:rPr>
      </w:pPr>
      <w:r w:rsidRPr="00215F34">
        <w:rPr>
          <w:rFonts w:ascii="Times New Roman" w:hAnsi="Times New Roman" w:cs="Times New Roman"/>
          <w:b/>
          <w:bCs/>
        </w:rPr>
        <w:t>True Positive (TP):</w:t>
      </w:r>
      <w:r w:rsidRPr="00215F34">
        <w:rPr>
          <w:rFonts w:ascii="Times New Roman" w:hAnsi="Times New Roman" w:cs="Times New Roman"/>
        </w:rPr>
        <w:t xml:space="preserve"> The number of instances that are </w:t>
      </w:r>
      <w:proofErr w:type="gramStart"/>
      <w:r w:rsidRPr="00215F34">
        <w:rPr>
          <w:rFonts w:ascii="Times New Roman" w:hAnsi="Times New Roman" w:cs="Times New Roman"/>
        </w:rPr>
        <w:t>actually positive</w:t>
      </w:r>
      <w:proofErr w:type="gramEnd"/>
      <w:r w:rsidRPr="00215F34">
        <w:rPr>
          <w:rFonts w:ascii="Times New Roman" w:hAnsi="Times New Roman" w:cs="Times New Roman"/>
        </w:rPr>
        <w:t xml:space="preserve"> (class 1) and are correctly predicted as positive. In this case, there are 1,059 instances.</w:t>
      </w:r>
    </w:p>
    <w:p w14:paraId="7AF7E8B1" w14:textId="77777777" w:rsidR="00936606" w:rsidRPr="00215F34" w:rsidRDefault="00936606" w:rsidP="00215F34">
      <w:pPr>
        <w:rPr>
          <w:rFonts w:ascii="Times New Roman" w:hAnsi="Times New Roman" w:cs="Times New Roman"/>
        </w:rPr>
      </w:pPr>
      <w:r w:rsidRPr="00215F34">
        <w:rPr>
          <w:rFonts w:ascii="Times New Roman" w:hAnsi="Times New Roman" w:cs="Times New Roman"/>
          <w:b/>
          <w:bCs/>
        </w:rPr>
        <w:t>True Negative (TN):</w:t>
      </w:r>
      <w:r w:rsidRPr="00215F34">
        <w:rPr>
          <w:rFonts w:ascii="Times New Roman" w:hAnsi="Times New Roman" w:cs="Times New Roman"/>
        </w:rPr>
        <w:t xml:space="preserve"> The number of instances that are </w:t>
      </w:r>
      <w:proofErr w:type="gramStart"/>
      <w:r w:rsidRPr="00215F34">
        <w:rPr>
          <w:rFonts w:ascii="Times New Roman" w:hAnsi="Times New Roman" w:cs="Times New Roman"/>
        </w:rPr>
        <w:t>actually negative</w:t>
      </w:r>
      <w:proofErr w:type="gramEnd"/>
      <w:r w:rsidRPr="00215F34">
        <w:rPr>
          <w:rFonts w:ascii="Times New Roman" w:hAnsi="Times New Roman" w:cs="Times New Roman"/>
        </w:rPr>
        <w:t xml:space="preserve"> (class 0) and are correctly predicted as negative. In this case, there are 22,908 instances.</w:t>
      </w:r>
    </w:p>
    <w:p w14:paraId="13A6CCA2" w14:textId="77777777" w:rsidR="00936606" w:rsidRPr="00215F34" w:rsidRDefault="00936606" w:rsidP="00215F34">
      <w:pPr>
        <w:rPr>
          <w:rFonts w:ascii="Times New Roman" w:hAnsi="Times New Roman" w:cs="Times New Roman"/>
        </w:rPr>
      </w:pPr>
      <w:r w:rsidRPr="00215F34">
        <w:rPr>
          <w:rFonts w:ascii="Times New Roman" w:hAnsi="Times New Roman" w:cs="Times New Roman"/>
          <w:b/>
          <w:bCs/>
        </w:rPr>
        <w:t>False Positive (FP):</w:t>
      </w:r>
      <w:r w:rsidRPr="00215F34">
        <w:rPr>
          <w:rFonts w:ascii="Times New Roman" w:hAnsi="Times New Roman" w:cs="Times New Roman"/>
        </w:rPr>
        <w:t xml:space="preserve"> The number of instances that are </w:t>
      </w:r>
      <w:proofErr w:type="gramStart"/>
      <w:r w:rsidRPr="00215F34">
        <w:rPr>
          <w:rFonts w:ascii="Times New Roman" w:hAnsi="Times New Roman" w:cs="Times New Roman"/>
        </w:rPr>
        <w:t>actually negative</w:t>
      </w:r>
      <w:proofErr w:type="gramEnd"/>
      <w:r w:rsidRPr="00215F34">
        <w:rPr>
          <w:rFonts w:ascii="Times New Roman" w:hAnsi="Times New Roman" w:cs="Times New Roman"/>
        </w:rPr>
        <w:t xml:space="preserve"> but are incorrectly predicted as positive. In this case, there are 0 instances. (This is an ideal scenario, indicating no false positives.)</w:t>
      </w:r>
    </w:p>
    <w:p w14:paraId="6CB8B7B9" w14:textId="01051FC6" w:rsidR="00936606" w:rsidRPr="00215F34" w:rsidRDefault="00936606" w:rsidP="00215F34">
      <w:pPr>
        <w:rPr>
          <w:rFonts w:ascii="Times New Roman" w:hAnsi="Times New Roman" w:cs="Times New Roman"/>
        </w:rPr>
      </w:pPr>
      <w:r w:rsidRPr="00215F34">
        <w:rPr>
          <w:rFonts w:ascii="Times New Roman" w:hAnsi="Times New Roman" w:cs="Times New Roman"/>
          <w:b/>
          <w:bCs/>
        </w:rPr>
        <w:t>False Negative (FN):</w:t>
      </w:r>
      <w:r w:rsidRPr="00215F34">
        <w:rPr>
          <w:rFonts w:ascii="Times New Roman" w:hAnsi="Times New Roman" w:cs="Times New Roman"/>
        </w:rPr>
        <w:t xml:space="preserve"> The number of instances that are </w:t>
      </w:r>
      <w:proofErr w:type="gramStart"/>
      <w:r w:rsidRPr="00215F34">
        <w:rPr>
          <w:rFonts w:ascii="Times New Roman" w:hAnsi="Times New Roman" w:cs="Times New Roman"/>
        </w:rPr>
        <w:t>actually positive</w:t>
      </w:r>
      <w:proofErr w:type="gramEnd"/>
      <w:r w:rsidRPr="00215F34">
        <w:rPr>
          <w:rFonts w:ascii="Times New Roman" w:hAnsi="Times New Roman" w:cs="Times New Roman"/>
        </w:rPr>
        <w:t xml:space="preserve"> but are incorrectly predicted as negative. In this case, there is 1 instance.</w:t>
      </w:r>
    </w:p>
    <w:p w14:paraId="49219615" w14:textId="77777777" w:rsidR="00936606" w:rsidRDefault="00936606" w:rsidP="00597ADE">
      <w:pPr>
        <w:rPr>
          <w:b/>
          <w:bCs/>
        </w:rPr>
      </w:pPr>
    </w:p>
    <w:p w14:paraId="73F5F2F5" w14:textId="77777777" w:rsidR="00936606" w:rsidRDefault="00936606" w:rsidP="00597ADE">
      <w:pPr>
        <w:rPr>
          <w:b/>
          <w:bCs/>
        </w:rPr>
      </w:pPr>
    </w:p>
    <w:p w14:paraId="16AE8174" w14:textId="77777777" w:rsidR="00936606" w:rsidRDefault="00936606" w:rsidP="00597ADE">
      <w:pPr>
        <w:rPr>
          <w:b/>
          <w:bCs/>
        </w:rPr>
      </w:pPr>
    </w:p>
    <w:p w14:paraId="144612D0" w14:textId="6C0E8035" w:rsidR="00255E03" w:rsidRDefault="00D0198F" w:rsidP="00597ADE">
      <w:pPr>
        <w:rPr>
          <w:rFonts w:ascii="Times New Roman" w:hAnsi="Times New Roman" w:cs="Times New Roman"/>
          <w:b/>
          <w:bCs/>
        </w:rPr>
      </w:pPr>
      <w:r>
        <w:rPr>
          <w:rFonts w:ascii="Times New Roman" w:hAnsi="Times New Roman" w:cs="Times New Roman"/>
          <w:b/>
          <w:bCs/>
        </w:rPr>
        <w:t xml:space="preserve">7.4. </w:t>
      </w:r>
      <w:r w:rsidR="00E92919" w:rsidRPr="00BE009A">
        <w:rPr>
          <w:rFonts w:ascii="Times New Roman" w:hAnsi="Times New Roman" w:cs="Times New Roman"/>
          <w:b/>
          <w:bCs/>
        </w:rPr>
        <w:t>XGBOOST</w:t>
      </w:r>
    </w:p>
    <w:p w14:paraId="4171FCF8" w14:textId="70932C17" w:rsidR="08FD0C10" w:rsidRDefault="08FD0C10" w:rsidP="08FD0C10">
      <w:pPr>
        <w:rPr>
          <w:rFonts w:ascii="Times New Roman" w:hAnsi="Times New Roman" w:cs="Times New Roman"/>
          <w:b/>
          <w:bCs/>
        </w:rPr>
      </w:pPr>
    </w:p>
    <w:p w14:paraId="2431D43C" w14:textId="748A7CB9" w:rsidR="7379E783" w:rsidRDefault="7379E783" w:rsidP="1BF46B52">
      <w:pPr>
        <w:jc w:val="both"/>
        <w:rPr>
          <w:rFonts w:ascii="Times New Roman" w:hAnsi="Times New Roman" w:cs="Times New Roman"/>
        </w:rPr>
      </w:pPr>
      <w:r w:rsidRPr="1BF46B52">
        <w:rPr>
          <w:rFonts w:ascii="Times New Roman" w:hAnsi="Times New Roman" w:cs="Times New Roman"/>
        </w:rPr>
        <w:t>XGBoost is a specialized distributed gradient boosting library crafted for effective and scalable training of machine learning models. It operates as an ensemble learning technique, amalgamating predictions from various weak models to generate a more robust prediction.</w:t>
      </w:r>
    </w:p>
    <w:p w14:paraId="498970B0" w14:textId="2F6F6031" w:rsidR="00005417" w:rsidRPr="00BE009A" w:rsidRDefault="00005417" w:rsidP="00597ADE">
      <w:pPr>
        <w:rPr>
          <w:rFonts w:ascii="Times New Roman" w:hAnsi="Times New Roman" w:cs="Times New Roman"/>
          <w:b/>
          <w:bCs/>
        </w:rPr>
      </w:pPr>
    </w:p>
    <w:p w14:paraId="752D29BE" w14:textId="511C657F" w:rsidR="08FD0C10" w:rsidRDefault="00005417" w:rsidP="00C10408">
      <w:pPr>
        <w:rPr>
          <w:rFonts w:asciiTheme="majorBidi" w:hAnsiTheme="majorBidi" w:cstheme="majorBidi"/>
        </w:rPr>
      </w:pPr>
      <w:r w:rsidRPr="3379AE03">
        <w:rPr>
          <w:rFonts w:asciiTheme="majorBidi" w:hAnsiTheme="majorBidi" w:cstheme="majorBidi"/>
        </w:rPr>
        <w:t xml:space="preserve">The </w:t>
      </w:r>
      <w:r w:rsidR="7379E783" w:rsidRPr="3379AE03">
        <w:rPr>
          <w:rFonts w:asciiTheme="majorBidi" w:hAnsiTheme="majorBidi" w:cstheme="majorBidi"/>
        </w:rPr>
        <w:t>XGBoost model achieved an overall accuracy of about 99.55%, signifying its accurate prediction of class labels for most instances in the test dataset.</w:t>
      </w:r>
    </w:p>
    <w:p w14:paraId="063ACB1E" w14:textId="01B0F51D" w:rsidR="00F66BD6" w:rsidRPr="00597ADE" w:rsidRDefault="00F66BD6" w:rsidP="00C62E0F">
      <w:pPr>
        <w:jc w:val="center"/>
        <w:rPr>
          <w:b/>
          <w:bCs/>
        </w:rPr>
      </w:pPr>
      <w:r>
        <w:rPr>
          <w:noProof/>
        </w:rPr>
        <w:lastRenderedPageBreak/>
        <w:drawing>
          <wp:inline distT="0" distB="0" distL="0" distR="0" wp14:anchorId="7CB7FCE6" wp14:editId="3C65D0A2">
            <wp:extent cx="4867602" cy="2340593"/>
            <wp:effectExtent l="0" t="0" r="0" b="0"/>
            <wp:docPr id="920931342" name="Picture 92093134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931342"/>
                    <pic:cNvPicPr/>
                  </pic:nvPicPr>
                  <pic:blipFill>
                    <a:blip r:embed="rId30">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30EDC6A6-2A7A-CE91-EFA2-81D346A391C9}"/>
                        </a:ext>
                      </a:extLst>
                    </a:blip>
                    <a:stretch>
                      <a:fillRect/>
                    </a:stretch>
                  </pic:blipFill>
                  <pic:spPr>
                    <a:xfrm>
                      <a:off x="0" y="0"/>
                      <a:ext cx="4867602" cy="2340593"/>
                    </a:xfrm>
                    <a:prstGeom prst="rect">
                      <a:avLst/>
                    </a:prstGeom>
                  </pic:spPr>
                </pic:pic>
              </a:graphicData>
            </a:graphic>
          </wp:inline>
        </w:drawing>
      </w:r>
    </w:p>
    <w:p w14:paraId="62DFA94C" w14:textId="57B28D9D" w:rsidR="08FD0C10" w:rsidRPr="00A72654" w:rsidRDefault="21F9A66C" w:rsidP="00A72654">
      <w:pPr>
        <w:pStyle w:val="Caption"/>
      </w:pPr>
      <w:r>
        <w:t xml:space="preserve">                  </w:t>
      </w:r>
      <w:r w:rsidR="00023EF6">
        <w:t xml:space="preserve">Figure: </w:t>
      </w:r>
      <w:fldSimple w:instr=" SEQ Figure \* ARABIC ">
        <w:r w:rsidR="00E23D29" w:rsidRPr="1D90A468">
          <w:rPr>
            <w:noProof/>
          </w:rPr>
          <w:t>16</w:t>
        </w:r>
      </w:fldSimple>
      <w:r w:rsidR="00023EF6">
        <w:t xml:space="preserve"> Classification Report for XGBoost</w:t>
      </w:r>
    </w:p>
    <w:p w14:paraId="1885FEF4" w14:textId="0583313A" w:rsidR="000F11F4" w:rsidRPr="00CE4894" w:rsidRDefault="000F11F4" w:rsidP="00CE4894">
      <w:pPr>
        <w:jc w:val="both"/>
        <w:rPr>
          <w:rFonts w:ascii="Times New Roman" w:hAnsi="Times New Roman" w:cs="Times New Roman"/>
        </w:rPr>
      </w:pPr>
      <w:r w:rsidRPr="00CE4894">
        <w:rPr>
          <w:rFonts w:ascii="Times New Roman" w:hAnsi="Times New Roman" w:cs="Times New Roman"/>
          <w:b/>
          <w:bCs/>
        </w:rPr>
        <w:t>Classification Report</w:t>
      </w:r>
    </w:p>
    <w:p w14:paraId="38D9278E" w14:textId="10745DA0" w:rsidR="08FD0C10" w:rsidRDefault="08FD0C10" w:rsidP="08FD0C10">
      <w:pPr>
        <w:jc w:val="both"/>
        <w:rPr>
          <w:rFonts w:ascii="Times New Roman" w:hAnsi="Times New Roman" w:cs="Times New Roman"/>
        </w:rPr>
      </w:pPr>
    </w:p>
    <w:p w14:paraId="6792A0F8" w14:textId="77777777" w:rsidR="000F11F4" w:rsidRPr="00CE4894" w:rsidRDefault="000F11F4" w:rsidP="00A72654">
      <w:pPr>
        <w:rPr>
          <w:rFonts w:ascii="Times New Roman" w:hAnsi="Times New Roman" w:cs="Times New Roman"/>
          <w:u w:val="single"/>
        </w:rPr>
      </w:pPr>
      <w:r w:rsidRPr="00CE4894">
        <w:rPr>
          <w:rFonts w:ascii="Times New Roman" w:hAnsi="Times New Roman" w:cs="Times New Roman"/>
          <w:u w:val="single"/>
        </w:rPr>
        <w:t>Precision, Recall, and F1-Score for Class 0 (Negative Class):</w:t>
      </w:r>
    </w:p>
    <w:p w14:paraId="7F362B1F" w14:textId="77777777" w:rsidR="000F11F4" w:rsidRPr="00CE4894" w:rsidRDefault="000F11F4" w:rsidP="00A72654">
      <w:pPr>
        <w:rPr>
          <w:rFonts w:ascii="Times New Roman" w:hAnsi="Times New Roman" w:cs="Times New Roman"/>
        </w:rPr>
      </w:pPr>
      <w:r w:rsidRPr="00CE4894">
        <w:rPr>
          <w:rFonts w:ascii="Times New Roman" w:hAnsi="Times New Roman" w:cs="Times New Roman"/>
        </w:rPr>
        <w:t xml:space="preserve">Precision: 100% - All instances predicted as class 0 were </w:t>
      </w:r>
      <w:proofErr w:type="gramStart"/>
      <w:r w:rsidRPr="00CE4894">
        <w:rPr>
          <w:rFonts w:ascii="Times New Roman" w:hAnsi="Times New Roman" w:cs="Times New Roman"/>
        </w:rPr>
        <w:t>actually class</w:t>
      </w:r>
      <w:proofErr w:type="gramEnd"/>
      <w:r w:rsidRPr="00CE4894">
        <w:rPr>
          <w:rFonts w:ascii="Times New Roman" w:hAnsi="Times New Roman" w:cs="Times New Roman"/>
        </w:rPr>
        <w:t xml:space="preserve"> 0.</w:t>
      </w:r>
    </w:p>
    <w:p w14:paraId="5C214D14" w14:textId="77777777" w:rsidR="000F11F4" w:rsidRPr="00CE4894" w:rsidRDefault="000F11F4" w:rsidP="00A72654">
      <w:pPr>
        <w:rPr>
          <w:rFonts w:ascii="Times New Roman" w:hAnsi="Times New Roman" w:cs="Times New Roman"/>
        </w:rPr>
      </w:pPr>
      <w:r w:rsidRPr="00CE4894">
        <w:rPr>
          <w:rFonts w:ascii="Times New Roman" w:hAnsi="Times New Roman" w:cs="Times New Roman"/>
        </w:rPr>
        <w:t>Recall: 100% - The model identified all instances of class 0 correctly.</w:t>
      </w:r>
    </w:p>
    <w:p w14:paraId="0496EC09" w14:textId="77777777" w:rsidR="000F11F4" w:rsidRPr="00CE4894" w:rsidRDefault="000F11F4" w:rsidP="00A72654">
      <w:pPr>
        <w:rPr>
          <w:rFonts w:ascii="Times New Roman" w:hAnsi="Times New Roman" w:cs="Times New Roman"/>
        </w:rPr>
      </w:pPr>
      <w:r w:rsidRPr="00CE4894">
        <w:rPr>
          <w:rFonts w:ascii="Times New Roman" w:hAnsi="Times New Roman" w:cs="Times New Roman"/>
        </w:rPr>
        <w:t>F1-Score: 100% - The harmonic mean of precision and recall is perfect.</w:t>
      </w:r>
    </w:p>
    <w:p w14:paraId="2CE9BABC" w14:textId="77777777" w:rsidR="000F11F4" w:rsidRPr="00CE4894" w:rsidRDefault="000F11F4" w:rsidP="00A72654">
      <w:pPr>
        <w:rPr>
          <w:rFonts w:ascii="Times New Roman" w:hAnsi="Times New Roman" w:cs="Times New Roman"/>
          <w:u w:val="single"/>
        </w:rPr>
      </w:pPr>
      <w:r w:rsidRPr="00CE4894">
        <w:rPr>
          <w:rFonts w:ascii="Times New Roman" w:hAnsi="Times New Roman" w:cs="Times New Roman"/>
          <w:u w:val="single"/>
        </w:rPr>
        <w:t>Precision, Recall, and F1-Score for Class 1 (Positive Class):</w:t>
      </w:r>
    </w:p>
    <w:p w14:paraId="1DAD913F" w14:textId="77777777" w:rsidR="000F11F4" w:rsidRPr="00CE4894" w:rsidRDefault="000F11F4" w:rsidP="00A72654">
      <w:pPr>
        <w:rPr>
          <w:rFonts w:ascii="Times New Roman" w:hAnsi="Times New Roman" w:cs="Times New Roman"/>
        </w:rPr>
      </w:pPr>
      <w:r w:rsidRPr="00CE4894">
        <w:rPr>
          <w:rFonts w:ascii="Times New Roman" w:hAnsi="Times New Roman" w:cs="Times New Roman"/>
        </w:rPr>
        <w:t xml:space="preserve">Precision: 93% - Of all instances predicted as class 1, 93% were </w:t>
      </w:r>
      <w:proofErr w:type="gramStart"/>
      <w:r w:rsidRPr="00CE4894">
        <w:rPr>
          <w:rFonts w:ascii="Times New Roman" w:hAnsi="Times New Roman" w:cs="Times New Roman"/>
        </w:rPr>
        <w:t>actually class</w:t>
      </w:r>
      <w:proofErr w:type="gramEnd"/>
      <w:r w:rsidRPr="00CE4894">
        <w:rPr>
          <w:rFonts w:ascii="Times New Roman" w:hAnsi="Times New Roman" w:cs="Times New Roman"/>
        </w:rPr>
        <w:t xml:space="preserve"> 1.</w:t>
      </w:r>
    </w:p>
    <w:p w14:paraId="26A9D449" w14:textId="77777777" w:rsidR="000F11F4" w:rsidRPr="00CE4894" w:rsidRDefault="000F11F4" w:rsidP="00A72654">
      <w:pPr>
        <w:rPr>
          <w:rFonts w:ascii="Times New Roman" w:hAnsi="Times New Roman" w:cs="Times New Roman"/>
        </w:rPr>
      </w:pPr>
      <w:r w:rsidRPr="00CE4894">
        <w:rPr>
          <w:rFonts w:ascii="Times New Roman" w:hAnsi="Times New Roman" w:cs="Times New Roman"/>
        </w:rPr>
        <w:t>Recall: 97% - The model identified 97% of the instances of class 1 correctly.</w:t>
      </w:r>
    </w:p>
    <w:p w14:paraId="02579E35" w14:textId="5C41C969" w:rsidR="000F11F4" w:rsidRPr="00CE4894" w:rsidRDefault="000F11F4" w:rsidP="00A72654">
      <w:pPr>
        <w:rPr>
          <w:rFonts w:ascii="Times New Roman" w:hAnsi="Times New Roman" w:cs="Times New Roman"/>
        </w:rPr>
      </w:pPr>
      <w:r w:rsidRPr="00CE4894">
        <w:rPr>
          <w:rFonts w:ascii="Times New Roman" w:hAnsi="Times New Roman" w:cs="Times New Roman"/>
        </w:rPr>
        <w:t>F1-Score: 95% - The harmonic mean of precision and recall is quite high.</w:t>
      </w:r>
    </w:p>
    <w:p w14:paraId="31F81345" w14:textId="77777777" w:rsidR="00C10408" w:rsidRDefault="00C10408" w:rsidP="08FD0C10">
      <w:pPr>
        <w:spacing w:line="259" w:lineRule="auto"/>
        <w:jc w:val="both"/>
        <w:rPr>
          <w:rFonts w:ascii="Times New Roman" w:hAnsi="Times New Roman" w:cs="Times New Roman"/>
          <w:b/>
          <w:bCs/>
        </w:rPr>
      </w:pPr>
    </w:p>
    <w:p w14:paraId="5B46BB46" w14:textId="496E9287" w:rsidR="00005417" w:rsidRDefault="00005417" w:rsidP="08FD0C10">
      <w:pPr>
        <w:spacing w:line="259" w:lineRule="auto"/>
        <w:jc w:val="both"/>
        <w:rPr>
          <w:rFonts w:ascii="Times New Roman" w:hAnsi="Times New Roman" w:cs="Times New Roman"/>
          <w:b/>
          <w:bCs/>
        </w:rPr>
      </w:pPr>
      <w:r w:rsidRPr="08FD0C10">
        <w:rPr>
          <w:rFonts w:ascii="Times New Roman" w:hAnsi="Times New Roman" w:cs="Times New Roman"/>
          <w:b/>
          <w:bCs/>
        </w:rPr>
        <w:t>ROC Curve</w:t>
      </w:r>
    </w:p>
    <w:p w14:paraId="0EF634D9" w14:textId="06ACE75E" w:rsidR="00E92361" w:rsidRDefault="00E92361" w:rsidP="00E92361">
      <w:pPr>
        <w:jc w:val="center"/>
      </w:pPr>
      <w:r w:rsidRPr="00E92361">
        <w:rPr>
          <w:noProof/>
        </w:rPr>
        <w:drawing>
          <wp:inline distT="0" distB="0" distL="0" distR="0" wp14:anchorId="3234AD5B" wp14:editId="0A0C9CFD">
            <wp:extent cx="3704323" cy="2751221"/>
            <wp:effectExtent l="0" t="0" r="4445" b="5080"/>
            <wp:docPr id="449701325" name="Picture 449701325" descr="A graph of a function&#10;&#10;Description automatically generated">
              <a:extLst xmlns:a="http://schemas.openxmlformats.org/drawingml/2006/main">
                <a:ext uri="{FF2B5EF4-FFF2-40B4-BE49-F238E27FC236}">
                  <a16:creationId xmlns:a16="http://schemas.microsoft.com/office/drawing/2014/main" id="{FA79998C-345D-D435-9FFD-2D48222F86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01325" name="Picture 449701325" descr="A graph of a function&#10;&#10;Description automatically generated">
                      <a:extLst>
                        <a:ext uri="{FF2B5EF4-FFF2-40B4-BE49-F238E27FC236}">
                          <a16:creationId xmlns:a16="http://schemas.microsoft.com/office/drawing/2014/main" id="{FA79998C-345D-D435-9FFD-2D48222F866D}"/>
                        </a:ext>
                      </a:extLst>
                    </pic:cNvPr>
                    <pic:cNvPicPr>
                      <a:picLocks noChangeAspect="1"/>
                    </pic:cNvPicPr>
                  </pic:nvPicPr>
                  <pic:blipFill>
                    <a:blip r:embed="rId31"/>
                    <a:stretch>
                      <a:fillRect/>
                    </a:stretch>
                  </pic:blipFill>
                  <pic:spPr>
                    <a:xfrm>
                      <a:off x="0" y="0"/>
                      <a:ext cx="3741839" cy="2779084"/>
                    </a:xfrm>
                    <a:prstGeom prst="rect">
                      <a:avLst/>
                    </a:prstGeom>
                  </pic:spPr>
                </pic:pic>
              </a:graphicData>
            </a:graphic>
          </wp:inline>
        </w:drawing>
      </w:r>
    </w:p>
    <w:p w14:paraId="3B393245" w14:textId="59458196" w:rsidR="00E92361" w:rsidRDefault="7D5E8BB6" w:rsidP="00E92361">
      <w:pPr>
        <w:pStyle w:val="Caption"/>
      </w:pPr>
      <w:r>
        <w:t xml:space="preserve">                                       </w:t>
      </w:r>
      <w:r w:rsidR="00E92361">
        <w:t xml:space="preserve">Figure: </w:t>
      </w:r>
      <w:fldSimple w:instr=" SEQ Figure \* ARABIC ">
        <w:r w:rsidR="00E23D29" w:rsidRPr="7A42A0F2">
          <w:rPr>
            <w:noProof/>
          </w:rPr>
          <w:t>17</w:t>
        </w:r>
      </w:fldSimple>
      <w:r w:rsidR="00E92361">
        <w:t xml:space="preserve"> ROC Curve for XGBoost</w:t>
      </w:r>
    </w:p>
    <w:p w14:paraId="27BF55F5" w14:textId="7924F103" w:rsidR="00005417" w:rsidRPr="00DC6142" w:rsidRDefault="00DC6142" w:rsidP="00DC6142">
      <w:pPr>
        <w:jc w:val="both"/>
        <w:rPr>
          <w:rFonts w:ascii="Times New Roman" w:hAnsi="Times New Roman" w:cs="Times New Roman"/>
        </w:rPr>
      </w:pPr>
      <w:r w:rsidRPr="00DC6142">
        <w:rPr>
          <w:rFonts w:ascii="Times New Roman" w:hAnsi="Times New Roman" w:cs="Times New Roman"/>
        </w:rPr>
        <w:t xml:space="preserve">The ROC curve shows that the model </w:t>
      </w:r>
      <w:r w:rsidR="0069264F">
        <w:rPr>
          <w:rFonts w:ascii="Times New Roman" w:hAnsi="Times New Roman" w:cs="Times New Roman"/>
        </w:rPr>
        <w:t>can</w:t>
      </w:r>
      <w:r w:rsidRPr="00DC6142">
        <w:rPr>
          <w:rFonts w:ascii="Times New Roman" w:hAnsi="Times New Roman" w:cs="Times New Roman"/>
        </w:rPr>
        <w:t xml:space="preserve"> predict panic disorder with high accuracy. The AUC of 0.92 means that the model </w:t>
      </w:r>
      <w:r w:rsidR="0069264F">
        <w:rPr>
          <w:rFonts w:ascii="Times New Roman" w:hAnsi="Times New Roman" w:cs="Times New Roman"/>
        </w:rPr>
        <w:t>can</w:t>
      </w:r>
      <w:r w:rsidRPr="00DC6142">
        <w:rPr>
          <w:rFonts w:ascii="Times New Roman" w:hAnsi="Times New Roman" w:cs="Times New Roman"/>
        </w:rPr>
        <w:t xml:space="preserve"> correctly distinguish between patients with and without panic </w:t>
      </w:r>
      <w:r w:rsidRPr="00DC6142">
        <w:rPr>
          <w:rFonts w:ascii="Times New Roman" w:hAnsi="Times New Roman" w:cs="Times New Roman"/>
        </w:rPr>
        <w:lastRenderedPageBreak/>
        <w:t xml:space="preserve">disorder in 92% of cases. </w:t>
      </w:r>
      <w:r w:rsidR="611CF698" w:rsidRPr="53CD4562">
        <w:rPr>
          <w:rFonts w:ascii="Times New Roman" w:hAnsi="Times New Roman" w:cs="Times New Roman"/>
        </w:rPr>
        <w:t>This impressive</w:t>
      </w:r>
      <w:r w:rsidRPr="00DC6142">
        <w:rPr>
          <w:rFonts w:ascii="Times New Roman" w:hAnsi="Times New Roman" w:cs="Times New Roman"/>
        </w:rPr>
        <w:t xml:space="preserve"> performance</w:t>
      </w:r>
      <w:r w:rsidR="611CF698" w:rsidRPr="53CD4562">
        <w:rPr>
          <w:rFonts w:ascii="Times New Roman" w:hAnsi="Times New Roman" w:cs="Times New Roman"/>
        </w:rPr>
        <w:t xml:space="preserve"> indicates</w:t>
      </w:r>
      <w:r w:rsidRPr="00DC6142">
        <w:rPr>
          <w:rFonts w:ascii="Times New Roman" w:hAnsi="Times New Roman" w:cs="Times New Roman"/>
        </w:rPr>
        <w:t xml:space="preserve"> the </w:t>
      </w:r>
      <w:r w:rsidR="611CF698" w:rsidRPr="53CD4562">
        <w:rPr>
          <w:rFonts w:ascii="Times New Roman" w:hAnsi="Times New Roman" w:cs="Times New Roman"/>
        </w:rPr>
        <w:t>model's potential utility in assisting</w:t>
      </w:r>
      <w:r w:rsidRPr="00DC6142">
        <w:rPr>
          <w:rFonts w:ascii="Times New Roman" w:hAnsi="Times New Roman" w:cs="Times New Roman"/>
        </w:rPr>
        <w:t xml:space="preserve"> clinicians </w:t>
      </w:r>
      <w:r w:rsidR="611CF698" w:rsidRPr="53CD4562">
        <w:rPr>
          <w:rFonts w:ascii="Times New Roman" w:hAnsi="Times New Roman" w:cs="Times New Roman"/>
        </w:rPr>
        <w:t>with</w:t>
      </w:r>
      <w:r w:rsidRPr="00DC6142">
        <w:rPr>
          <w:rFonts w:ascii="Times New Roman" w:hAnsi="Times New Roman" w:cs="Times New Roman"/>
        </w:rPr>
        <w:t xml:space="preserve"> panic disorder</w:t>
      </w:r>
      <w:r w:rsidR="611CF698" w:rsidRPr="53CD4562">
        <w:rPr>
          <w:rFonts w:ascii="Times New Roman" w:hAnsi="Times New Roman" w:cs="Times New Roman"/>
        </w:rPr>
        <w:t xml:space="preserve"> diagnosis.</w:t>
      </w:r>
      <w:r w:rsidR="00B37FF8">
        <w:rPr>
          <w:rFonts w:ascii="Times New Roman" w:hAnsi="Times New Roman" w:cs="Times New Roman"/>
        </w:rPr>
        <w:t xml:space="preserve"> </w:t>
      </w:r>
      <w:r w:rsidR="00B37FF8" w:rsidRPr="00B37FF8">
        <w:rPr>
          <w:rFonts w:ascii="Times New Roman" w:hAnsi="Times New Roman" w:cs="Times New Roman"/>
        </w:rPr>
        <w:t xml:space="preserve">This </w:t>
      </w:r>
      <w:r w:rsidR="611CF698" w:rsidRPr="53CD4562">
        <w:rPr>
          <w:rFonts w:ascii="Times New Roman" w:hAnsi="Times New Roman" w:cs="Times New Roman"/>
        </w:rPr>
        <w:t>implies</w:t>
      </w:r>
      <w:r w:rsidR="00B37FF8" w:rsidRPr="00B37FF8">
        <w:rPr>
          <w:rFonts w:ascii="Times New Roman" w:hAnsi="Times New Roman" w:cs="Times New Roman"/>
        </w:rPr>
        <w:t xml:space="preserve"> the </w:t>
      </w:r>
      <w:r w:rsidR="611CF698" w:rsidRPr="53CD4562">
        <w:rPr>
          <w:rFonts w:ascii="Times New Roman" w:hAnsi="Times New Roman" w:cs="Times New Roman"/>
        </w:rPr>
        <w:t>model's capability to aid</w:t>
      </w:r>
      <w:r w:rsidR="00B37FF8" w:rsidRPr="00B37FF8">
        <w:rPr>
          <w:rFonts w:ascii="Times New Roman" w:hAnsi="Times New Roman" w:cs="Times New Roman"/>
        </w:rPr>
        <w:t xml:space="preserve"> clinicians </w:t>
      </w:r>
      <w:r w:rsidR="611CF698" w:rsidRPr="53CD4562">
        <w:rPr>
          <w:rFonts w:ascii="Times New Roman" w:hAnsi="Times New Roman" w:cs="Times New Roman"/>
        </w:rPr>
        <w:t>in diagnosing</w:t>
      </w:r>
      <w:r w:rsidR="00B37FF8" w:rsidRPr="00B37FF8">
        <w:rPr>
          <w:rFonts w:ascii="Times New Roman" w:hAnsi="Times New Roman" w:cs="Times New Roman"/>
        </w:rPr>
        <w:t xml:space="preserve"> panic disorder. However, it is important to be aware that the model is slightly less sensitive than specific, and it may miss some patients who do have panic disorder.</w:t>
      </w:r>
    </w:p>
    <w:p w14:paraId="3852CB1C" w14:textId="77777777" w:rsidR="00005417" w:rsidRDefault="00005417">
      <w:pPr>
        <w:rPr>
          <w:b/>
          <w:bCs/>
        </w:rPr>
      </w:pPr>
    </w:p>
    <w:p w14:paraId="11DF30E0" w14:textId="2B4C5E5E" w:rsidR="00255E03" w:rsidRPr="00255E03" w:rsidRDefault="00255E03" w:rsidP="08FD0C10">
      <w:pPr>
        <w:spacing w:line="259" w:lineRule="auto"/>
        <w:rPr>
          <w:rFonts w:ascii="Times New Roman" w:eastAsia="Times New Roman" w:hAnsi="Times New Roman" w:cs="Times New Roman"/>
          <w:b/>
          <w:bCs/>
        </w:rPr>
      </w:pPr>
      <w:r w:rsidRPr="08FD0C10">
        <w:rPr>
          <w:rFonts w:ascii="Times New Roman" w:eastAsia="Times New Roman" w:hAnsi="Times New Roman" w:cs="Times New Roman"/>
          <w:b/>
          <w:bCs/>
        </w:rPr>
        <w:t xml:space="preserve">Confusion Matrix </w:t>
      </w:r>
    </w:p>
    <w:p w14:paraId="69B517C0" w14:textId="038B5A0B" w:rsidR="08FD0C10" w:rsidRDefault="08FD0C10" w:rsidP="08FD0C10">
      <w:pPr>
        <w:spacing w:line="259" w:lineRule="auto"/>
        <w:rPr>
          <w:rFonts w:ascii="Times New Roman" w:eastAsia="Times New Roman" w:hAnsi="Times New Roman" w:cs="Times New Roman"/>
          <w:b/>
          <w:bCs/>
        </w:rPr>
      </w:pPr>
    </w:p>
    <w:p w14:paraId="49967985" w14:textId="77777777" w:rsidR="009E6151" w:rsidRDefault="009E6151" w:rsidP="00076037"/>
    <w:p w14:paraId="7C3915C4" w14:textId="5F3B7B2E" w:rsidR="009E6151" w:rsidRDefault="00E92361" w:rsidP="00E92361">
      <w:pPr>
        <w:jc w:val="center"/>
      </w:pPr>
      <w:r w:rsidRPr="00E92361">
        <w:rPr>
          <w:noProof/>
        </w:rPr>
        <w:drawing>
          <wp:inline distT="0" distB="0" distL="0" distR="0" wp14:anchorId="07F18BC0" wp14:editId="416D12BF">
            <wp:extent cx="4364833" cy="3057627"/>
            <wp:effectExtent l="0" t="0" r="4445" b="3175"/>
            <wp:docPr id="1100841985" name="Picture 1100841985" descr="A diagram of a confused matrix&#10;&#10;Description automatically generated">
              <a:extLst xmlns:a="http://schemas.openxmlformats.org/drawingml/2006/main">
                <a:ext uri="{FF2B5EF4-FFF2-40B4-BE49-F238E27FC236}">
                  <a16:creationId xmlns:a16="http://schemas.microsoft.com/office/drawing/2014/main" id="{DCC85A60-3C96-31B4-8759-31CC6CD92B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41985" name="Picture 1100841985" descr="A diagram of a confused matrix&#10;&#10;Description automatically generated">
                      <a:extLst>
                        <a:ext uri="{FF2B5EF4-FFF2-40B4-BE49-F238E27FC236}">
                          <a16:creationId xmlns:a16="http://schemas.microsoft.com/office/drawing/2014/main" id="{DCC85A60-3C96-31B4-8759-31CC6CD92B0B}"/>
                        </a:ext>
                      </a:extLst>
                    </pic:cNvPr>
                    <pic:cNvPicPr>
                      <a:picLocks noChangeAspect="1"/>
                    </pic:cNvPicPr>
                  </pic:nvPicPr>
                  <pic:blipFill>
                    <a:blip r:embed="rId32"/>
                    <a:stretch>
                      <a:fillRect/>
                    </a:stretch>
                  </pic:blipFill>
                  <pic:spPr>
                    <a:xfrm>
                      <a:off x="0" y="0"/>
                      <a:ext cx="4364833" cy="3057627"/>
                    </a:xfrm>
                    <a:prstGeom prst="rect">
                      <a:avLst/>
                    </a:prstGeom>
                  </pic:spPr>
                </pic:pic>
              </a:graphicData>
            </a:graphic>
          </wp:inline>
        </w:drawing>
      </w:r>
    </w:p>
    <w:p w14:paraId="700ACFCC" w14:textId="53BCF58F" w:rsidR="00255E03" w:rsidRDefault="0A0768CD" w:rsidP="00390C01">
      <w:pPr>
        <w:pStyle w:val="Caption"/>
      </w:pPr>
      <w:r>
        <w:t xml:space="preserve">                           </w:t>
      </w:r>
      <w:r w:rsidR="00F778FB">
        <w:t xml:space="preserve">Figure: </w:t>
      </w:r>
      <w:fldSimple w:instr=" SEQ Figure \* ARABIC ">
        <w:r w:rsidR="00E23D29" w:rsidRPr="7A42A0F2">
          <w:rPr>
            <w:noProof/>
          </w:rPr>
          <w:t>18</w:t>
        </w:r>
      </w:fldSimple>
      <w:r w:rsidR="00F778FB">
        <w:t xml:space="preserve"> Confusion Matrix for </w:t>
      </w:r>
      <w:r w:rsidR="00076037">
        <w:t>XGBoost</w:t>
      </w:r>
    </w:p>
    <w:p w14:paraId="28BC6E97" w14:textId="45D527B9" w:rsidR="001C46BB" w:rsidRPr="00400A39" w:rsidRDefault="001C46BB" w:rsidP="61351D0C">
      <w:pPr>
        <w:rPr>
          <w:rFonts w:ascii="Times New Roman" w:eastAsia="Times New Roman" w:hAnsi="Times New Roman" w:cs="Times New Roman"/>
        </w:rPr>
      </w:pPr>
      <w:r w:rsidRPr="00067C27">
        <w:rPr>
          <w:rFonts w:ascii="Times New Roman" w:eastAsia="Times New Roman" w:hAnsi="Times New Roman" w:cs="Times New Roman"/>
          <w:b/>
          <w:bCs/>
        </w:rPr>
        <w:t>True Negative (TN):</w:t>
      </w:r>
      <w:r w:rsidRPr="08FD0C10">
        <w:rPr>
          <w:rFonts w:ascii="Times New Roman" w:eastAsia="Times New Roman" w:hAnsi="Times New Roman" w:cs="Times New Roman"/>
        </w:rPr>
        <w:t xml:space="preserve"> 22,829 instances were </w:t>
      </w:r>
      <w:r w:rsidR="7CCDB8FF" w:rsidRPr="61351D0C">
        <w:rPr>
          <w:rFonts w:ascii="Times New Roman" w:eastAsia="Times New Roman" w:hAnsi="Times New Roman" w:cs="Times New Roman"/>
        </w:rPr>
        <w:t>correctly</w:t>
      </w:r>
      <w:r w:rsidR="206B5E0D" w:rsidRPr="0EDED233">
        <w:rPr>
          <w:rFonts w:ascii="Times New Roman" w:eastAsia="Times New Roman" w:hAnsi="Times New Roman" w:cs="Times New Roman"/>
        </w:rPr>
        <w:t xml:space="preserve"> </w:t>
      </w:r>
      <w:r w:rsidR="7CCDB8FF" w:rsidRPr="2054EBE5">
        <w:rPr>
          <w:rFonts w:ascii="Times New Roman" w:eastAsia="Times New Roman" w:hAnsi="Times New Roman" w:cs="Times New Roman"/>
        </w:rPr>
        <w:t>predicted</w:t>
      </w:r>
      <w:r w:rsidRPr="08FD0C10">
        <w:rPr>
          <w:rFonts w:ascii="Times New Roman" w:eastAsia="Times New Roman" w:hAnsi="Times New Roman" w:cs="Times New Roman"/>
        </w:rPr>
        <w:t xml:space="preserve"> as </w:t>
      </w:r>
      <w:r w:rsidR="7CCDB8FF" w:rsidRPr="61351D0C">
        <w:rPr>
          <w:rFonts w:ascii="Times New Roman" w:eastAsia="Times New Roman" w:hAnsi="Times New Roman" w:cs="Times New Roman"/>
        </w:rPr>
        <w:t>not having</w:t>
      </w:r>
      <w:r w:rsidRPr="08FD0C10">
        <w:rPr>
          <w:rFonts w:ascii="Times New Roman" w:eastAsia="Times New Roman" w:hAnsi="Times New Roman" w:cs="Times New Roman"/>
        </w:rPr>
        <w:t xml:space="preserve"> panic disorder.</w:t>
      </w:r>
    </w:p>
    <w:p w14:paraId="548C2C2C" w14:textId="79F85624" w:rsidR="001C46BB" w:rsidRPr="00400A39" w:rsidRDefault="001C46BB" w:rsidP="001C46BB">
      <w:pPr>
        <w:rPr>
          <w:rFonts w:ascii="Times New Roman" w:eastAsia="Times New Roman" w:hAnsi="Times New Roman" w:cs="Times New Roman"/>
        </w:rPr>
      </w:pPr>
      <w:r w:rsidRPr="00067C27">
        <w:rPr>
          <w:rFonts w:ascii="Times New Roman" w:eastAsia="Times New Roman" w:hAnsi="Times New Roman" w:cs="Times New Roman"/>
          <w:b/>
          <w:bCs/>
        </w:rPr>
        <w:t>False Positive (FP):</w:t>
      </w:r>
      <w:r w:rsidRPr="08FD0C10">
        <w:rPr>
          <w:rFonts w:ascii="Times New Roman" w:eastAsia="Times New Roman" w:hAnsi="Times New Roman" w:cs="Times New Roman"/>
        </w:rPr>
        <w:t xml:space="preserve"> 79 instances were incorrectly predicted as having panic disorder when they don't.</w:t>
      </w:r>
    </w:p>
    <w:p w14:paraId="20876668" w14:textId="77777777" w:rsidR="001C46BB" w:rsidRPr="00400A39" w:rsidRDefault="001C46BB" w:rsidP="001C46BB">
      <w:pPr>
        <w:rPr>
          <w:rFonts w:ascii="Times New Roman" w:eastAsia="Times New Roman" w:hAnsi="Times New Roman" w:cs="Times New Roman"/>
        </w:rPr>
      </w:pPr>
      <w:r w:rsidRPr="00067C27">
        <w:rPr>
          <w:rFonts w:ascii="Times New Roman" w:eastAsia="Times New Roman" w:hAnsi="Times New Roman" w:cs="Times New Roman"/>
          <w:b/>
          <w:bCs/>
        </w:rPr>
        <w:t>False Negative (FN):</w:t>
      </w:r>
      <w:r w:rsidRPr="08FD0C10">
        <w:rPr>
          <w:rFonts w:ascii="Times New Roman" w:eastAsia="Times New Roman" w:hAnsi="Times New Roman" w:cs="Times New Roman"/>
        </w:rPr>
        <w:t xml:space="preserve"> 28 instances were incorrectly predicted as not having panic disorder when they do.</w:t>
      </w:r>
    </w:p>
    <w:p w14:paraId="05707622" w14:textId="77777777" w:rsidR="001C46BB" w:rsidRDefault="001C46BB" w:rsidP="001C46BB">
      <w:pPr>
        <w:rPr>
          <w:rFonts w:ascii="Times New Roman" w:eastAsia="Times New Roman" w:hAnsi="Times New Roman" w:cs="Times New Roman"/>
        </w:rPr>
      </w:pPr>
      <w:r w:rsidRPr="00067C27">
        <w:rPr>
          <w:rFonts w:ascii="Times New Roman" w:eastAsia="Times New Roman" w:hAnsi="Times New Roman" w:cs="Times New Roman"/>
          <w:b/>
          <w:bCs/>
        </w:rPr>
        <w:t>True Positive (TP):</w:t>
      </w:r>
      <w:r w:rsidRPr="08FD0C10">
        <w:rPr>
          <w:rFonts w:ascii="Times New Roman" w:eastAsia="Times New Roman" w:hAnsi="Times New Roman" w:cs="Times New Roman"/>
        </w:rPr>
        <w:t xml:space="preserve"> 1,032 instances were correctly predicted as having panic disorder.</w:t>
      </w:r>
    </w:p>
    <w:p w14:paraId="70530722" w14:textId="77777777" w:rsidR="001C46BB" w:rsidRPr="001C46BB" w:rsidRDefault="001C46BB" w:rsidP="001C46BB"/>
    <w:p w14:paraId="213E4F9A" w14:textId="0C5DB16F" w:rsidR="00E92919" w:rsidRDefault="00E92919" w:rsidP="00D0198F">
      <w:pPr>
        <w:pStyle w:val="Heading1"/>
      </w:pPr>
      <w:r>
        <w:t>Results</w:t>
      </w:r>
    </w:p>
    <w:p w14:paraId="6A7DD076" w14:textId="77777777" w:rsidR="00E92919" w:rsidRDefault="00E92919" w:rsidP="00E92919"/>
    <w:p w14:paraId="57A73D7E" w14:textId="77777777" w:rsidR="00BF21AB" w:rsidRDefault="00BF21AB" w:rsidP="00BF21AB">
      <w:pPr>
        <w:pStyle w:val="Heading3"/>
        <w:rPr>
          <w:rFonts w:ascii="Times New Roman" w:hAnsi="Times New Roman" w:cs="Times New Roman"/>
          <w:color w:val="000000" w:themeColor="text1"/>
          <w:u w:val="single"/>
        </w:rPr>
      </w:pPr>
      <w:r w:rsidRPr="00C5482F">
        <w:rPr>
          <w:rFonts w:ascii="Times New Roman" w:hAnsi="Times New Roman" w:cs="Times New Roman"/>
          <w:color w:val="000000" w:themeColor="text1"/>
          <w:u w:val="single"/>
        </w:rPr>
        <w:t>Evaluating Model Performance</w:t>
      </w:r>
    </w:p>
    <w:p w14:paraId="5B72361D" w14:textId="5AFC02ED" w:rsidR="00C62E0F" w:rsidRPr="00C62E0F" w:rsidRDefault="00C62E0F" w:rsidP="00C62E0F">
      <w:pPr>
        <w:jc w:val="both"/>
        <w:rPr>
          <w:rFonts w:ascii="Times New Roman" w:hAnsi="Times New Roman" w:cs="Times New Roman"/>
        </w:rPr>
      </w:pPr>
      <w:r w:rsidRPr="00C62E0F">
        <w:rPr>
          <w:rFonts w:ascii="Times New Roman" w:hAnsi="Times New Roman" w:cs="Times New Roman"/>
        </w:rPr>
        <w:t>The decision to choose a particular model depends on the specific requirements of the application. Random Forest and Decision Tree demonstrate exceptional performance, especially in scenarios where precision, recall, and F1-score are critical. Logistic Regression and XGBoost provide a balance between accuracy and interpretability.</w:t>
      </w:r>
    </w:p>
    <w:p w14:paraId="45EEFD90" w14:textId="77777777" w:rsidR="00BF21AB" w:rsidRDefault="00BF21AB" w:rsidP="00BF21AB">
      <w:pPr>
        <w:rPr>
          <w:rFonts w:cs="Times New Roman"/>
        </w:rPr>
      </w:pPr>
    </w:p>
    <w:tbl>
      <w:tblPr>
        <w:tblStyle w:val="TableGrid"/>
        <w:tblW w:w="8725" w:type="dxa"/>
        <w:tblInd w:w="309" w:type="dxa"/>
        <w:tblLook w:val="04A0" w:firstRow="1" w:lastRow="0" w:firstColumn="1" w:lastColumn="0" w:noHBand="0" w:noVBand="1"/>
      </w:tblPr>
      <w:tblGrid>
        <w:gridCol w:w="1189"/>
        <w:gridCol w:w="1908"/>
        <w:gridCol w:w="1888"/>
        <w:gridCol w:w="1776"/>
        <w:gridCol w:w="1964"/>
      </w:tblGrid>
      <w:tr w:rsidR="00BF21AB" w:rsidRPr="00BF763A" w14:paraId="1575DF04" w14:textId="77777777" w:rsidTr="000203B0">
        <w:tc>
          <w:tcPr>
            <w:tcW w:w="0" w:type="auto"/>
            <w:hideMark/>
          </w:tcPr>
          <w:p w14:paraId="7C8261A3" w14:textId="6F14F630" w:rsidR="00BF21AB" w:rsidRPr="00BF763A" w:rsidRDefault="00C5482F" w:rsidP="000203B0">
            <w:pPr>
              <w:jc w:val="center"/>
              <w:rPr>
                <w:rFonts w:ascii="Times New Roman" w:eastAsia="Times New Roman" w:hAnsi="Times New Roman" w:cs="Times New Roman"/>
                <w:b/>
                <w:bCs/>
                <w:color w:val="1F2328"/>
                <w:kern w:val="0"/>
                <w14:ligatures w14:val="none"/>
              </w:rPr>
            </w:pPr>
            <w:r>
              <w:rPr>
                <w:rFonts w:ascii="Times New Roman" w:eastAsia="Times New Roman" w:hAnsi="Times New Roman" w:cs="Times New Roman"/>
                <w:b/>
                <w:bCs/>
                <w:color w:val="1F2328"/>
                <w:kern w:val="0"/>
                <w14:ligatures w14:val="none"/>
              </w:rPr>
              <w:t>Models</w:t>
            </w:r>
            <w:r w:rsidR="00BF21AB" w:rsidRPr="00BF763A">
              <w:rPr>
                <w:rFonts w:ascii="Times New Roman" w:eastAsia="Times New Roman" w:hAnsi="Times New Roman" w:cs="Times New Roman"/>
                <w:b/>
                <w:bCs/>
                <w:color w:val="1F2328"/>
                <w:kern w:val="0"/>
                <w14:ligatures w14:val="none"/>
              </w:rPr>
              <w:br/>
            </w:r>
          </w:p>
        </w:tc>
        <w:tc>
          <w:tcPr>
            <w:tcW w:w="1919" w:type="dxa"/>
            <w:hideMark/>
          </w:tcPr>
          <w:p w14:paraId="30E8B2BC" w14:textId="77777777" w:rsidR="00BF21AB" w:rsidRPr="00BF763A" w:rsidRDefault="00BF21AB" w:rsidP="000203B0">
            <w:pPr>
              <w:jc w:val="center"/>
              <w:rPr>
                <w:rFonts w:ascii="Times New Roman" w:eastAsia="Times New Roman" w:hAnsi="Times New Roman" w:cs="Times New Roman"/>
                <w:b/>
                <w:bCs/>
                <w:color w:val="1F2328"/>
                <w:kern w:val="0"/>
                <w14:ligatures w14:val="none"/>
              </w:rPr>
            </w:pPr>
            <w:r w:rsidRPr="00BF763A">
              <w:rPr>
                <w:rFonts w:ascii="Times New Roman" w:eastAsia="Times New Roman" w:hAnsi="Times New Roman" w:cs="Times New Roman"/>
                <w:b/>
                <w:bCs/>
                <w:color w:val="1F2328"/>
                <w:kern w:val="0"/>
                <w14:ligatures w14:val="none"/>
              </w:rPr>
              <w:t>Logistic Regression</w:t>
            </w:r>
          </w:p>
        </w:tc>
        <w:tc>
          <w:tcPr>
            <w:tcW w:w="1902" w:type="dxa"/>
          </w:tcPr>
          <w:p w14:paraId="6A1DAE2F" w14:textId="77777777" w:rsidR="00BF21AB" w:rsidRPr="00BF763A" w:rsidRDefault="00BF21AB" w:rsidP="000203B0">
            <w:pPr>
              <w:jc w:val="center"/>
              <w:rPr>
                <w:rFonts w:ascii="Times New Roman" w:eastAsia="Times New Roman" w:hAnsi="Times New Roman" w:cs="Times New Roman"/>
                <w:b/>
                <w:bCs/>
                <w:color w:val="1F2328"/>
                <w:kern w:val="0"/>
                <w14:ligatures w14:val="none"/>
              </w:rPr>
            </w:pPr>
            <w:r w:rsidRPr="00BF763A">
              <w:rPr>
                <w:rFonts w:ascii="Times New Roman" w:eastAsia="Times New Roman" w:hAnsi="Times New Roman" w:cs="Times New Roman"/>
                <w:b/>
                <w:bCs/>
                <w:color w:val="1F2328"/>
                <w:kern w:val="0"/>
                <w14:ligatures w14:val="none"/>
              </w:rPr>
              <w:t xml:space="preserve">Random Forest </w:t>
            </w:r>
          </w:p>
        </w:tc>
        <w:tc>
          <w:tcPr>
            <w:tcW w:w="1788" w:type="dxa"/>
            <w:hideMark/>
          </w:tcPr>
          <w:p w14:paraId="0FB043C1" w14:textId="77777777" w:rsidR="00BF21AB" w:rsidRPr="00BF763A" w:rsidRDefault="00BF21AB" w:rsidP="000203B0">
            <w:pPr>
              <w:jc w:val="center"/>
              <w:rPr>
                <w:rFonts w:ascii="Times New Roman" w:eastAsia="Times New Roman" w:hAnsi="Times New Roman" w:cs="Times New Roman"/>
                <w:b/>
                <w:bCs/>
                <w:color w:val="1F2328"/>
                <w:kern w:val="0"/>
                <w14:ligatures w14:val="none"/>
              </w:rPr>
            </w:pPr>
            <w:r w:rsidRPr="00BF763A">
              <w:rPr>
                <w:rFonts w:ascii="Times New Roman" w:eastAsia="Times New Roman" w:hAnsi="Times New Roman" w:cs="Times New Roman"/>
                <w:b/>
                <w:bCs/>
                <w:color w:val="1F2328"/>
                <w:kern w:val="0"/>
                <w14:ligatures w14:val="none"/>
              </w:rPr>
              <w:t>XGBoost</w:t>
            </w:r>
          </w:p>
        </w:tc>
        <w:tc>
          <w:tcPr>
            <w:tcW w:w="1980" w:type="dxa"/>
            <w:hideMark/>
          </w:tcPr>
          <w:p w14:paraId="7823EE32" w14:textId="77777777" w:rsidR="00BF21AB" w:rsidRPr="00BF763A" w:rsidRDefault="00BF21AB" w:rsidP="000203B0">
            <w:pPr>
              <w:jc w:val="center"/>
              <w:rPr>
                <w:rFonts w:ascii="Times New Roman" w:eastAsia="Times New Roman" w:hAnsi="Times New Roman" w:cs="Times New Roman"/>
                <w:b/>
                <w:bCs/>
                <w:color w:val="1F2328"/>
                <w:kern w:val="0"/>
                <w14:ligatures w14:val="none"/>
              </w:rPr>
            </w:pPr>
            <w:r w:rsidRPr="00BF763A">
              <w:rPr>
                <w:rFonts w:ascii="Times New Roman" w:eastAsia="Times New Roman" w:hAnsi="Times New Roman" w:cs="Times New Roman"/>
                <w:b/>
                <w:bCs/>
                <w:color w:val="1F2328"/>
                <w:kern w:val="0"/>
                <w14:ligatures w14:val="none"/>
              </w:rPr>
              <w:t>Decision Tree</w:t>
            </w:r>
          </w:p>
        </w:tc>
      </w:tr>
      <w:tr w:rsidR="00BF21AB" w:rsidRPr="00BF763A" w14:paraId="71A05967" w14:textId="77777777" w:rsidTr="000203B0">
        <w:tc>
          <w:tcPr>
            <w:tcW w:w="0" w:type="auto"/>
            <w:hideMark/>
          </w:tcPr>
          <w:p w14:paraId="65F950AD" w14:textId="77777777" w:rsidR="00BF21AB" w:rsidRPr="00C5482F" w:rsidRDefault="00BF21AB" w:rsidP="000203B0">
            <w:pPr>
              <w:rPr>
                <w:rFonts w:ascii="Times New Roman" w:eastAsia="Times New Roman" w:hAnsi="Times New Roman" w:cs="Times New Roman"/>
                <w:b/>
                <w:bCs/>
                <w:color w:val="1F2328"/>
                <w:kern w:val="0"/>
                <w14:ligatures w14:val="none"/>
              </w:rPr>
            </w:pPr>
            <w:r w:rsidRPr="00C5482F">
              <w:rPr>
                <w:rFonts w:ascii="Times New Roman" w:eastAsia="Times New Roman" w:hAnsi="Times New Roman" w:cs="Times New Roman"/>
                <w:b/>
                <w:bCs/>
                <w:color w:val="1F2328"/>
                <w:kern w:val="0"/>
                <w14:ligatures w14:val="none"/>
              </w:rPr>
              <w:t>Accuracy</w:t>
            </w:r>
          </w:p>
        </w:tc>
        <w:tc>
          <w:tcPr>
            <w:tcW w:w="1919" w:type="dxa"/>
            <w:hideMark/>
          </w:tcPr>
          <w:p w14:paraId="2898EDD7" w14:textId="77777777" w:rsidR="00BF21AB" w:rsidRPr="00BF763A" w:rsidRDefault="00BF21AB" w:rsidP="00C5482F">
            <w:pPr>
              <w:pStyle w:val="HTMLPreformatted"/>
              <w:wordWrap w:val="0"/>
              <w:jc w:val="center"/>
              <w:rPr>
                <w:rFonts w:ascii="Times New Roman" w:hAnsi="Times New Roman" w:cs="Times New Roman"/>
                <w:sz w:val="24"/>
                <w:szCs w:val="24"/>
              </w:rPr>
            </w:pPr>
            <w:r w:rsidRPr="00BF763A">
              <w:rPr>
                <w:rFonts w:ascii="Times New Roman" w:hAnsi="Times New Roman" w:cs="Times New Roman"/>
                <w:sz w:val="24"/>
                <w:szCs w:val="24"/>
              </w:rPr>
              <w:t>0.964</w:t>
            </w:r>
          </w:p>
        </w:tc>
        <w:tc>
          <w:tcPr>
            <w:tcW w:w="1902" w:type="dxa"/>
          </w:tcPr>
          <w:p w14:paraId="0DE927A7" w14:textId="77777777" w:rsidR="00BF21AB" w:rsidRPr="00BF763A" w:rsidRDefault="00BF21AB" w:rsidP="00C5482F">
            <w:pPr>
              <w:pStyle w:val="HTMLPreformatted"/>
              <w:wordWrap w:val="0"/>
              <w:jc w:val="center"/>
              <w:rPr>
                <w:rFonts w:ascii="Times New Roman" w:hAnsi="Times New Roman" w:cs="Times New Roman"/>
                <w:sz w:val="24"/>
                <w:szCs w:val="24"/>
              </w:rPr>
            </w:pPr>
            <w:r w:rsidRPr="00BF763A">
              <w:rPr>
                <w:rFonts w:ascii="Times New Roman" w:hAnsi="Times New Roman" w:cs="Times New Roman"/>
                <w:sz w:val="24"/>
                <w:szCs w:val="24"/>
              </w:rPr>
              <w:t>0.999</w:t>
            </w:r>
          </w:p>
        </w:tc>
        <w:tc>
          <w:tcPr>
            <w:tcW w:w="1788" w:type="dxa"/>
            <w:hideMark/>
          </w:tcPr>
          <w:p w14:paraId="44A2DD47" w14:textId="77777777" w:rsidR="00BF21AB" w:rsidRPr="00BF763A" w:rsidRDefault="00BF21AB" w:rsidP="00C5482F">
            <w:pPr>
              <w:pStyle w:val="HTMLPreformatted"/>
              <w:wordWrap w:val="0"/>
              <w:jc w:val="center"/>
              <w:rPr>
                <w:rFonts w:ascii="Times New Roman" w:hAnsi="Times New Roman" w:cs="Times New Roman"/>
                <w:sz w:val="24"/>
                <w:szCs w:val="24"/>
              </w:rPr>
            </w:pPr>
            <w:r w:rsidRPr="00BF763A">
              <w:rPr>
                <w:rFonts w:ascii="Times New Roman" w:hAnsi="Times New Roman" w:cs="Times New Roman"/>
                <w:sz w:val="24"/>
                <w:szCs w:val="24"/>
              </w:rPr>
              <w:t>0.995</w:t>
            </w:r>
          </w:p>
        </w:tc>
        <w:tc>
          <w:tcPr>
            <w:tcW w:w="1980" w:type="dxa"/>
            <w:hideMark/>
          </w:tcPr>
          <w:p w14:paraId="370FBBB1" w14:textId="77777777" w:rsidR="00BF21AB" w:rsidRPr="00BF763A" w:rsidRDefault="00BF21AB" w:rsidP="00C5482F">
            <w:pPr>
              <w:pStyle w:val="HTMLPreformatted"/>
              <w:wordWrap w:val="0"/>
              <w:jc w:val="center"/>
              <w:rPr>
                <w:rFonts w:ascii="Times New Roman" w:hAnsi="Times New Roman" w:cs="Times New Roman"/>
                <w:sz w:val="24"/>
                <w:szCs w:val="24"/>
              </w:rPr>
            </w:pPr>
            <w:r w:rsidRPr="00BF763A">
              <w:rPr>
                <w:rFonts w:ascii="Times New Roman" w:hAnsi="Times New Roman" w:cs="Times New Roman"/>
                <w:sz w:val="24"/>
                <w:szCs w:val="24"/>
              </w:rPr>
              <w:t>0.999</w:t>
            </w:r>
          </w:p>
        </w:tc>
      </w:tr>
      <w:tr w:rsidR="00BF21AB" w:rsidRPr="00BF763A" w14:paraId="373A8F2A" w14:textId="77777777" w:rsidTr="000203B0">
        <w:tc>
          <w:tcPr>
            <w:tcW w:w="0" w:type="auto"/>
            <w:hideMark/>
          </w:tcPr>
          <w:p w14:paraId="2F92B809" w14:textId="77777777" w:rsidR="00BF21AB" w:rsidRPr="00C5482F" w:rsidRDefault="00BF21AB" w:rsidP="000203B0">
            <w:pPr>
              <w:rPr>
                <w:rFonts w:ascii="Times New Roman" w:eastAsia="Times New Roman" w:hAnsi="Times New Roman" w:cs="Times New Roman"/>
                <w:b/>
                <w:bCs/>
                <w:color w:val="1F2328"/>
                <w:kern w:val="0"/>
                <w14:ligatures w14:val="none"/>
              </w:rPr>
            </w:pPr>
            <w:r w:rsidRPr="00C5482F">
              <w:rPr>
                <w:rFonts w:ascii="Times New Roman" w:eastAsia="Times New Roman" w:hAnsi="Times New Roman" w:cs="Times New Roman"/>
                <w:b/>
                <w:bCs/>
                <w:color w:val="1F2328"/>
                <w:kern w:val="0"/>
                <w14:ligatures w14:val="none"/>
              </w:rPr>
              <w:lastRenderedPageBreak/>
              <w:t>F1-score</w:t>
            </w:r>
          </w:p>
        </w:tc>
        <w:tc>
          <w:tcPr>
            <w:tcW w:w="1919" w:type="dxa"/>
            <w:hideMark/>
          </w:tcPr>
          <w:p w14:paraId="2AAAEF3D" w14:textId="12358CB9" w:rsidR="00BF21AB" w:rsidRPr="00BF763A" w:rsidRDefault="00BF21AB" w:rsidP="00C5482F">
            <w:pPr>
              <w:pStyle w:val="HTMLPreformatted"/>
              <w:wordWrap w:val="0"/>
              <w:jc w:val="center"/>
              <w:rPr>
                <w:rFonts w:ascii="Times New Roman" w:hAnsi="Times New Roman" w:cs="Times New Roman"/>
                <w:sz w:val="24"/>
                <w:szCs w:val="24"/>
              </w:rPr>
            </w:pPr>
            <w:r w:rsidRPr="00BF763A">
              <w:rPr>
                <w:rFonts w:ascii="Times New Roman" w:hAnsi="Times New Roman" w:cs="Times New Roman"/>
                <w:sz w:val="24"/>
                <w:szCs w:val="24"/>
              </w:rPr>
              <w:t>0.59</w:t>
            </w:r>
          </w:p>
        </w:tc>
        <w:tc>
          <w:tcPr>
            <w:tcW w:w="1902" w:type="dxa"/>
          </w:tcPr>
          <w:p w14:paraId="7AA8B2F3" w14:textId="77777777" w:rsidR="00BF21AB" w:rsidRPr="00BF763A" w:rsidRDefault="00BF21AB" w:rsidP="00C5482F">
            <w:pPr>
              <w:jc w:val="center"/>
              <w:rPr>
                <w:rFonts w:ascii="Times New Roman" w:hAnsi="Times New Roman" w:cs="Times New Roman"/>
              </w:rPr>
            </w:pPr>
            <w:r w:rsidRPr="00BF763A">
              <w:rPr>
                <w:rFonts w:ascii="Times New Roman" w:eastAsia="Times New Roman" w:hAnsi="Times New Roman" w:cs="Times New Roman"/>
                <w:color w:val="1F2328"/>
                <w:kern w:val="0"/>
                <w14:ligatures w14:val="none"/>
              </w:rPr>
              <w:t>1.0</w:t>
            </w:r>
          </w:p>
        </w:tc>
        <w:tc>
          <w:tcPr>
            <w:tcW w:w="1788" w:type="dxa"/>
            <w:hideMark/>
          </w:tcPr>
          <w:p w14:paraId="34E61288" w14:textId="3F9046E7" w:rsidR="00BF21AB" w:rsidRPr="00BF763A" w:rsidRDefault="00BF21AB" w:rsidP="00C5482F">
            <w:pPr>
              <w:jc w:val="center"/>
              <w:rPr>
                <w:rFonts w:ascii="Times New Roman" w:eastAsia="Times New Roman" w:hAnsi="Times New Roman" w:cs="Times New Roman"/>
                <w:color w:val="1F2328"/>
                <w:kern w:val="0"/>
                <w14:ligatures w14:val="none"/>
              </w:rPr>
            </w:pPr>
            <w:r w:rsidRPr="00BF763A">
              <w:rPr>
                <w:rFonts w:ascii="Times New Roman" w:hAnsi="Times New Roman" w:cs="Times New Roman"/>
              </w:rPr>
              <w:t>0.95</w:t>
            </w:r>
          </w:p>
        </w:tc>
        <w:tc>
          <w:tcPr>
            <w:tcW w:w="1980" w:type="dxa"/>
            <w:hideMark/>
          </w:tcPr>
          <w:p w14:paraId="7961C7CA" w14:textId="77777777" w:rsidR="00BF21AB" w:rsidRPr="00BF763A" w:rsidRDefault="00BF21AB" w:rsidP="00C5482F">
            <w:pPr>
              <w:jc w:val="center"/>
              <w:rPr>
                <w:rFonts w:ascii="Times New Roman" w:eastAsia="Times New Roman" w:hAnsi="Times New Roman" w:cs="Times New Roman"/>
                <w:color w:val="1F2328"/>
                <w:kern w:val="0"/>
                <w14:ligatures w14:val="none"/>
              </w:rPr>
            </w:pPr>
            <w:r w:rsidRPr="00BF763A">
              <w:rPr>
                <w:rFonts w:ascii="Times New Roman" w:eastAsia="Times New Roman" w:hAnsi="Times New Roman" w:cs="Times New Roman"/>
                <w:color w:val="1F2328"/>
                <w:kern w:val="0"/>
                <w14:ligatures w14:val="none"/>
              </w:rPr>
              <w:t>1</w:t>
            </w:r>
          </w:p>
        </w:tc>
      </w:tr>
      <w:tr w:rsidR="00BF21AB" w:rsidRPr="00BF763A" w14:paraId="2968C3F6" w14:textId="77777777" w:rsidTr="000203B0">
        <w:tc>
          <w:tcPr>
            <w:tcW w:w="0" w:type="auto"/>
            <w:hideMark/>
          </w:tcPr>
          <w:p w14:paraId="5C92FE9F" w14:textId="77777777" w:rsidR="00BF21AB" w:rsidRPr="00C5482F" w:rsidRDefault="00BF21AB" w:rsidP="000203B0">
            <w:pPr>
              <w:rPr>
                <w:rFonts w:ascii="Times New Roman" w:eastAsia="Times New Roman" w:hAnsi="Times New Roman" w:cs="Times New Roman"/>
                <w:b/>
                <w:bCs/>
                <w:color w:val="1F2328"/>
                <w:kern w:val="0"/>
                <w14:ligatures w14:val="none"/>
              </w:rPr>
            </w:pPr>
            <w:r w:rsidRPr="00C5482F">
              <w:rPr>
                <w:rFonts w:ascii="Times New Roman" w:eastAsia="Times New Roman" w:hAnsi="Times New Roman" w:cs="Times New Roman"/>
                <w:b/>
                <w:bCs/>
                <w:color w:val="1F2328"/>
                <w:kern w:val="0"/>
                <w14:ligatures w14:val="none"/>
              </w:rPr>
              <w:t>Precision</w:t>
            </w:r>
          </w:p>
        </w:tc>
        <w:tc>
          <w:tcPr>
            <w:tcW w:w="1919" w:type="dxa"/>
            <w:hideMark/>
          </w:tcPr>
          <w:p w14:paraId="0E3EF4BA" w14:textId="77777777" w:rsidR="00BF21AB" w:rsidRPr="00BF763A" w:rsidRDefault="00BF21AB" w:rsidP="00C5482F">
            <w:pPr>
              <w:pStyle w:val="HTMLPreformatted"/>
              <w:wordWrap w:val="0"/>
              <w:jc w:val="center"/>
              <w:rPr>
                <w:rFonts w:ascii="Times New Roman" w:hAnsi="Times New Roman" w:cs="Times New Roman"/>
                <w:sz w:val="24"/>
                <w:szCs w:val="24"/>
              </w:rPr>
            </w:pPr>
            <w:r w:rsidRPr="00BF763A">
              <w:rPr>
                <w:rFonts w:ascii="Times New Roman" w:hAnsi="Times New Roman" w:cs="Times New Roman"/>
                <w:sz w:val="24"/>
                <w:szCs w:val="24"/>
              </w:rPr>
              <w:t>0.60</w:t>
            </w:r>
          </w:p>
        </w:tc>
        <w:tc>
          <w:tcPr>
            <w:tcW w:w="1902" w:type="dxa"/>
          </w:tcPr>
          <w:p w14:paraId="203F4AAE" w14:textId="77777777" w:rsidR="00BF21AB" w:rsidRPr="00BF763A" w:rsidRDefault="00BF21AB" w:rsidP="00C5482F">
            <w:pPr>
              <w:jc w:val="center"/>
              <w:rPr>
                <w:rFonts w:ascii="Times New Roman" w:hAnsi="Times New Roman" w:cs="Times New Roman"/>
              </w:rPr>
            </w:pPr>
            <w:r w:rsidRPr="00BF763A">
              <w:rPr>
                <w:rFonts w:ascii="Times New Roman" w:eastAsia="Times New Roman" w:hAnsi="Times New Roman" w:cs="Times New Roman"/>
                <w:color w:val="1F2328"/>
                <w:kern w:val="0"/>
                <w14:ligatures w14:val="none"/>
              </w:rPr>
              <w:t>1.0</w:t>
            </w:r>
          </w:p>
        </w:tc>
        <w:tc>
          <w:tcPr>
            <w:tcW w:w="1788" w:type="dxa"/>
            <w:hideMark/>
          </w:tcPr>
          <w:p w14:paraId="3720B726" w14:textId="2ED8C033" w:rsidR="00BF21AB" w:rsidRPr="00BF763A" w:rsidRDefault="00BF21AB" w:rsidP="00C5482F">
            <w:pPr>
              <w:jc w:val="center"/>
              <w:rPr>
                <w:rFonts w:ascii="Times New Roman" w:eastAsia="Times New Roman" w:hAnsi="Times New Roman" w:cs="Times New Roman"/>
                <w:color w:val="1F2328"/>
                <w:kern w:val="0"/>
                <w14:ligatures w14:val="none"/>
              </w:rPr>
            </w:pPr>
            <w:r w:rsidRPr="00BF763A">
              <w:rPr>
                <w:rFonts w:ascii="Times New Roman" w:hAnsi="Times New Roman" w:cs="Times New Roman"/>
              </w:rPr>
              <w:t>0.93</w:t>
            </w:r>
          </w:p>
        </w:tc>
        <w:tc>
          <w:tcPr>
            <w:tcW w:w="1980" w:type="dxa"/>
            <w:hideMark/>
          </w:tcPr>
          <w:p w14:paraId="7D1F00A5" w14:textId="77777777" w:rsidR="00BF21AB" w:rsidRPr="00BF763A" w:rsidRDefault="00BF21AB" w:rsidP="00C5482F">
            <w:pPr>
              <w:jc w:val="center"/>
              <w:rPr>
                <w:rFonts w:ascii="Times New Roman" w:eastAsia="Times New Roman" w:hAnsi="Times New Roman" w:cs="Times New Roman"/>
                <w:color w:val="1F2328"/>
                <w:kern w:val="0"/>
                <w14:ligatures w14:val="none"/>
              </w:rPr>
            </w:pPr>
            <w:r w:rsidRPr="00BF763A">
              <w:rPr>
                <w:rFonts w:ascii="Times New Roman" w:eastAsia="Times New Roman" w:hAnsi="Times New Roman" w:cs="Times New Roman"/>
                <w:color w:val="1F2328"/>
                <w:kern w:val="0"/>
                <w14:ligatures w14:val="none"/>
              </w:rPr>
              <w:t>1</w:t>
            </w:r>
          </w:p>
        </w:tc>
      </w:tr>
      <w:tr w:rsidR="00BF21AB" w:rsidRPr="00BF763A" w14:paraId="7B229A17" w14:textId="77777777" w:rsidTr="000203B0">
        <w:tc>
          <w:tcPr>
            <w:tcW w:w="0" w:type="auto"/>
            <w:hideMark/>
          </w:tcPr>
          <w:p w14:paraId="33327E2C" w14:textId="77777777" w:rsidR="00BF21AB" w:rsidRPr="00C5482F" w:rsidRDefault="00BF21AB" w:rsidP="000203B0">
            <w:pPr>
              <w:rPr>
                <w:rFonts w:ascii="Times New Roman" w:eastAsia="Times New Roman" w:hAnsi="Times New Roman" w:cs="Times New Roman"/>
                <w:b/>
                <w:bCs/>
                <w:color w:val="1F2328"/>
                <w:kern w:val="0"/>
                <w14:ligatures w14:val="none"/>
              </w:rPr>
            </w:pPr>
            <w:r w:rsidRPr="00C5482F">
              <w:rPr>
                <w:rFonts w:ascii="Times New Roman" w:eastAsia="Times New Roman" w:hAnsi="Times New Roman" w:cs="Times New Roman"/>
                <w:b/>
                <w:bCs/>
                <w:color w:val="1F2328"/>
                <w:kern w:val="0"/>
                <w14:ligatures w14:val="none"/>
              </w:rPr>
              <w:t>Recall</w:t>
            </w:r>
          </w:p>
        </w:tc>
        <w:tc>
          <w:tcPr>
            <w:tcW w:w="1919" w:type="dxa"/>
            <w:hideMark/>
          </w:tcPr>
          <w:p w14:paraId="331F349A" w14:textId="77777777" w:rsidR="00BF21AB" w:rsidRPr="00BF763A" w:rsidRDefault="00BF21AB" w:rsidP="00C5482F">
            <w:pPr>
              <w:jc w:val="center"/>
              <w:rPr>
                <w:rFonts w:ascii="Times New Roman" w:eastAsia="Times New Roman" w:hAnsi="Times New Roman" w:cs="Times New Roman"/>
                <w:color w:val="1F2328"/>
                <w:kern w:val="0"/>
                <w14:ligatures w14:val="none"/>
              </w:rPr>
            </w:pPr>
            <w:r w:rsidRPr="00BF763A">
              <w:rPr>
                <w:rFonts w:ascii="Times New Roman" w:eastAsia="Times New Roman" w:hAnsi="Times New Roman" w:cs="Times New Roman"/>
                <w:color w:val="1F2328"/>
                <w:kern w:val="0"/>
                <w14:ligatures w14:val="none"/>
              </w:rPr>
              <w:t>0.59</w:t>
            </w:r>
          </w:p>
        </w:tc>
        <w:tc>
          <w:tcPr>
            <w:tcW w:w="1902" w:type="dxa"/>
          </w:tcPr>
          <w:p w14:paraId="4F31D0E2" w14:textId="77777777" w:rsidR="00BF21AB" w:rsidRPr="00BF763A" w:rsidRDefault="00BF21AB" w:rsidP="00C5482F">
            <w:pPr>
              <w:jc w:val="center"/>
              <w:rPr>
                <w:rFonts w:ascii="Times New Roman" w:hAnsi="Times New Roman" w:cs="Times New Roman"/>
              </w:rPr>
            </w:pPr>
            <w:r w:rsidRPr="00BF763A">
              <w:rPr>
                <w:rFonts w:ascii="Times New Roman" w:eastAsia="Times New Roman" w:hAnsi="Times New Roman" w:cs="Times New Roman"/>
                <w:color w:val="1F2328"/>
                <w:kern w:val="0"/>
                <w14:ligatures w14:val="none"/>
              </w:rPr>
              <w:t>1.0</w:t>
            </w:r>
          </w:p>
        </w:tc>
        <w:tc>
          <w:tcPr>
            <w:tcW w:w="1788" w:type="dxa"/>
            <w:hideMark/>
          </w:tcPr>
          <w:p w14:paraId="45275F3E" w14:textId="07CE093E" w:rsidR="00BF21AB" w:rsidRPr="00BF763A" w:rsidRDefault="00BF21AB" w:rsidP="00C5482F">
            <w:pPr>
              <w:jc w:val="center"/>
              <w:rPr>
                <w:rFonts w:ascii="Times New Roman" w:eastAsia="Times New Roman" w:hAnsi="Times New Roman" w:cs="Times New Roman"/>
                <w:color w:val="1F2328"/>
                <w:kern w:val="0"/>
                <w14:ligatures w14:val="none"/>
              </w:rPr>
            </w:pPr>
            <w:r w:rsidRPr="00BF763A">
              <w:rPr>
                <w:rFonts w:ascii="Times New Roman" w:hAnsi="Times New Roman" w:cs="Times New Roman"/>
              </w:rPr>
              <w:t>0.97</w:t>
            </w:r>
          </w:p>
        </w:tc>
        <w:tc>
          <w:tcPr>
            <w:tcW w:w="1980" w:type="dxa"/>
            <w:hideMark/>
          </w:tcPr>
          <w:p w14:paraId="127DB201" w14:textId="77777777" w:rsidR="00BF21AB" w:rsidRPr="00BF763A" w:rsidRDefault="00BF21AB" w:rsidP="00C5482F">
            <w:pPr>
              <w:jc w:val="center"/>
              <w:rPr>
                <w:rFonts w:ascii="Times New Roman" w:eastAsia="Times New Roman" w:hAnsi="Times New Roman" w:cs="Times New Roman"/>
                <w:color w:val="1F2328"/>
                <w:kern w:val="0"/>
                <w14:ligatures w14:val="none"/>
              </w:rPr>
            </w:pPr>
            <w:r w:rsidRPr="00BF763A">
              <w:rPr>
                <w:rFonts w:ascii="Times New Roman" w:eastAsia="Times New Roman" w:hAnsi="Times New Roman" w:cs="Times New Roman"/>
                <w:color w:val="1F2328"/>
                <w:kern w:val="0"/>
                <w14:ligatures w14:val="none"/>
              </w:rPr>
              <w:t>1</w:t>
            </w:r>
          </w:p>
        </w:tc>
      </w:tr>
      <w:tr w:rsidR="00BF21AB" w:rsidRPr="00BF763A" w14:paraId="534A1794" w14:textId="77777777" w:rsidTr="000203B0">
        <w:tc>
          <w:tcPr>
            <w:tcW w:w="0" w:type="auto"/>
            <w:hideMark/>
          </w:tcPr>
          <w:p w14:paraId="797E5A5D" w14:textId="77777777" w:rsidR="00BF21AB" w:rsidRPr="00C5482F" w:rsidRDefault="00BF21AB" w:rsidP="000203B0">
            <w:pPr>
              <w:rPr>
                <w:rFonts w:ascii="Times New Roman" w:eastAsia="Times New Roman" w:hAnsi="Times New Roman" w:cs="Times New Roman"/>
                <w:b/>
                <w:bCs/>
                <w:color w:val="1F2328"/>
                <w:kern w:val="0"/>
                <w14:ligatures w14:val="none"/>
              </w:rPr>
            </w:pPr>
            <w:r w:rsidRPr="00C5482F">
              <w:rPr>
                <w:rFonts w:ascii="Times New Roman" w:eastAsia="Times New Roman" w:hAnsi="Times New Roman" w:cs="Times New Roman"/>
                <w:b/>
                <w:bCs/>
                <w:color w:val="1F2328"/>
                <w:kern w:val="0"/>
                <w14:ligatures w14:val="none"/>
              </w:rPr>
              <w:t>AUC</w:t>
            </w:r>
          </w:p>
        </w:tc>
        <w:tc>
          <w:tcPr>
            <w:tcW w:w="1919" w:type="dxa"/>
            <w:hideMark/>
          </w:tcPr>
          <w:p w14:paraId="7F5DA548" w14:textId="77777777" w:rsidR="00BF21AB" w:rsidRPr="00BF763A" w:rsidRDefault="00BF21AB" w:rsidP="00C5482F">
            <w:pPr>
              <w:jc w:val="center"/>
              <w:rPr>
                <w:rFonts w:ascii="Times New Roman" w:eastAsia="Times New Roman" w:hAnsi="Times New Roman" w:cs="Times New Roman"/>
                <w:color w:val="1F2328"/>
                <w:kern w:val="0"/>
                <w14:ligatures w14:val="none"/>
              </w:rPr>
            </w:pPr>
            <w:r w:rsidRPr="00BF763A">
              <w:rPr>
                <w:rFonts w:ascii="Times New Roman" w:eastAsia="Times New Roman" w:hAnsi="Times New Roman" w:cs="Times New Roman"/>
                <w:color w:val="1F2328"/>
                <w:kern w:val="0"/>
                <w14:ligatures w14:val="none"/>
              </w:rPr>
              <w:t>0.98</w:t>
            </w:r>
          </w:p>
        </w:tc>
        <w:tc>
          <w:tcPr>
            <w:tcW w:w="1902" w:type="dxa"/>
          </w:tcPr>
          <w:p w14:paraId="469AB2F7" w14:textId="77777777" w:rsidR="00BF21AB" w:rsidRPr="00BF763A" w:rsidRDefault="00BF21AB" w:rsidP="00C5482F">
            <w:pPr>
              <w:jc w:val="center"/>
              <w:rPr>
                <w:rFonts w:ascii="Times New Roman" w:hAnsi="Times New Roman" w:cs="Times New Roman"/>
                <w:color w:val="374151"/>
              </w:rPr>
            </w:pPr>
            <w:r w:rsidRPr="00BF763A">
              <w:rPr>
                <w:rFonts w:ascii="Times New Roman" w:eastAsia="Times New Roman" w:hAnsi="Times New Roman" w:cs="Times New Roman"/>
                <w:color w:val="1F2328"/>
                <w:kern w:val="0"/>
                <w14:ligatures w14:val="none"/>
              </w:rPr>
              <w:t>0.886948</w:t>
            </w:r>
          </w:p>
        </w:tc>
        <w:tc>
          <w:tcPr>
            <w:tcW w:w="1788" w:type="dxa"/>
            <w:hideMark/>
          </w:tcPr>
          <w:p w14:paraId="37D098A7" w14:textId="77777777" w:rsidR="00BF21AB" w:rsidRPr="00BF763A" w:rsidRDefault="00BF21AB" w:rsidP="00C5482F">
            <w:pPr>
              <w:jc w:val="center"/>
              <w:rPr>
                <w:rFonts w:ascii="Times New Roman" w:eastAsia="Times New Roman" w:hAnsi="Times New Roman" w:cs="Times New Roman"/>
                <w:color w:val="1F2328"/>
                <w:kern w:val="0"/>
                <w14:ligatures w14:val="none"/>
              </w:rPr>
            </w:pPr>
            <w:r w:rsidRPr="00BF763A">
              <w:rPr>
                <w:rFonts w:ascii="Times New Roman" w:hAnsi="Times New Roman" w:cs="Times New Roman"/>
                <w:color w:val="374151"/>
              </w:rPr>
              <w:t>0.9856</w:t>
            </w:r>
          </w:p>
        </w:tc>
        <w:tc>
          <w:tcPr>
            <w:tcW w:w="1980" w:type="dxa"/>
            <w:hideMark/>
          </w:tcPr>
          <w:p w14:paraId="587D2039" w14:textId="77777777" w:rsidR="00BF21AB" w:rsidRPr="00BF763A" w:rsidRDefault="00BF21AB" w:rsidP="00C5482F">
            <w:pPr>
              <w:jc w:val="center"/>
              <w:rPr>
                <w:rFonts w:ascii="Times New Roman" w:eastAsia="Times New Roman" w:hAnsi="Times New Roman" w:cs="Times New Roman"/>
                <w:color w:val="1F2328"/>
                <w:kern w:val="0"/>
                <w14:ligatures w14:val="none"/>
              </w:rPr>
            </w:pPr>
            <w:r w:rsidRPr="00BF763A">
              <w:rPr>
                <w:rFonts w:ascii="Times New Roman" w:hAnsi="Times New Roman" w:cs="Times New Roman"/>
                <w:color w:val="374151"/>
              </w:rPr>
              <w:t>0.99955</w:t>
            </w:r>
          </w:p>
        </w:tc>
      </w:tr>
    </w:tbl>
    <w:p w14:paraId="5C775FAE" w14:textId="77777777" w:rsidR="00BF21AB" w:rsidRDefault="00BF21AB" w:rsidP="00BF21AB"/>
    <w:p w14:paraId="72B5E36B" w14:textId="29A40AD9" w:rsidR="00EB3F26" w:rsidRPr="00883221" w:rsidRDefault="00EB3F26" w:rsidP="00EB3F26">
      <w:pPr>
        <w:pStyle w:val="Caption"/>
      </w:pPr>
      <w:r>
        <w:t xml:space="preserve">Table: </w:t>
      </w:r>
      <w:fldSimple w:instr=" SEQ Figure \* ARABIC ">
        <w:r w:rsidR="00E23D29">
          <w:rPr>
            <w:noProof/>
          </w:rPr>
          <w:t>19</w:t>
        </w:r>
      </w:fldSimple>
      <w:r>
        <w:t xml:space="preserve"> Evaluating Model Performance </w:t>
      </w:r>
    </w:p>
    <w:p w14:paraId="65BBE283" w14:textId="77777777" w:rsidR="00E92919" w:rsidRPr="008A4602" w:rsidRDefault="00E92919" w:rsidP="00E92919">
      <w:pPr>
        <w:rPr>
          <w:rFonts w:ascii="Times New Roman" w:hAnsi="Times New Roman" w:cs="Times New Roman"/>
        </w:rPr>
      </w:pPr>
    </w:p>
    <w:p w14:paraId="6E8098D7" w14:textId="7D8B8941" w:rsidR="00E92919" w:rsidRDefault="00E92919" w:rsidP="00D0198F">
      <w:pPr>
        <w:pStyle w:val="Heading1"/>
      </w:pPr>
      <w:r w:rsidRPr="008A4602">
        <w:t>Hypothesis Testing</w:t>
      </w:r>
    </w:p>
    <w:p w14:paraId="03BCF1E1" w14:textId="51EA6EFD" w:rsidR="08FD0C10" w:rsidRDefault="08FD0C10" w:rsidP="08FD0C10"/>
    <w:p w14:paraId="460662F5" w14:textId="2788351C" w:rsidR="63ED7183" w:rsidRDefault="63ED7183" w:rsidP="6DD88780">
      <w:pPr>
        <w:pStyle w:val="ListParagraph"/>
        <w:numPr>
          <w:ilvl w:val="0"/>
          <w:numId w:val="26"/>
        </w:numPr>
        <w:ind w:left="360" w:hanging="360"/>
        <w:rPr>
          <w:rFonts w:ascii="Times New Roman" w:hAnsi="Times New Roman" w:cs="Times New Roman"/>
        </w:rPr>
      </w:pPr>
      <w:r w:rsidRPr="6DD88780">
        <w:rPr>
          <w:rFonts w:ascii="Times New Roman" w:hAnsi="Times New Roman" w:cs="Times New Roman"/>
        </w:rPr>
        <w:t>The chi-square test was employed to test the hypothesis due to the presence of categorical data in the dataset.</w:t>
      </w:r>
    </w:p>
    <w:p w14:paraId="0F37AA7F" w14:textId="5BE7C3FB" w:rsidR="00BA691B" w:rsidRPr="00496C18" w:rsidRDefault="00496C18" w:rsidP="00C5482F">
      <w:pPr>
        <w:pStyle w:val="ListParagraph"/>
        <w:numPr>
          <w:ilvl w:val="0"/>
          <w:numId w:val="26"/>
        </w:numPr>
        <w:ind w:left="360" w:hanging="360"/>
        <w:rPr>
          <w:rFonts w:ascii="Times New Roman" w:hAnsi="Times New Roman" w:cs="Times New Roman"/>
        </w:rPr>
      </w:pPr>
      <w:r w:rsidRPr="00496C18">
        <w:rPr>
          <w:rFonts w:ascii="Times New Roman" w:hAnsi="Times New Roman" w:cs="Times New Roman"/>
        </w:rPr>
        <w:t>We r</w:t>
      </w:r>
      <w:r w:rsidR="00BA691B" w:rsidRPr="00496C18">
        <w:rPr>
          <w:rFonts w:ascii="Times New Roman" w:hAnsi="Times New Roman" w:cs="Times New Roman"/>
        </w:rPr>
        <w:t>eject</w:t>
      </w:r>
      <w:r w:rsidRPr="00496C18">
        <w:rPr>
          <w:rFonts w:ascii="Times New Roman" w:hAnsi="Times New Roman" w:cs="Times New Roman"/>
        </w:rPr>
        <w:t>ed</w:t>
      </w:r>
      <w:r w:rsidR="00BA691B" w:rsidRPr="00496C18">
        <w:rPr>
          <w:rFonts w:ascii="Times New Roman" w:hAnsi="Times New Roman" w:cs="Times New Roman"/>
        </w:rPr>
        <w:t xml:space="preserve"> the null hypothesis as all the factors expect gender </w:t>
      </w:r>
      <w:r w:rsidR="00D96CDC" w:rsidRPr="00496C18">
        <w:rPr>
          <w:rFonts w:ascii="Times New Roman" w:hAnsi="Times New Roman" w:cs="Times New Roman"/>
        </w:rPr>
        <w:t>ha</w:t>
      </w:r>
      <w:r w:rsidRPr="00496C18">
        <w:rPr>
          <w:rFonts w:ascii="Times New Roman" w:hAnsi="Times New Roman" w:cs="Times New Roman"/>
        </w:rPr>
        <w:t>d</w:t>
      </w:r>
      <w:r w:rsidR="00BA691B" w:rsidRPr="00496C18">
        <w:rPr>
          <w:rFonts w:ascii="Times New Roman" w:hAnsi="Times New Roman" w:cs="Times New Roman"/>
        </w:rPr>
        <w:t xml:space="preserve"> a significant impact on Panic Disorder Diagnosis.</w:t>
      </w:r>
    </w:p>
    <w:p w14:paraId="65947418" w14:textId="202E43CD" w:rsidR="00BA691B" w:rsidRPr="00496C18" w:rsidRDefault="00BA691B" w:rsidP="00C5482F">
      <w:pPr>
        <w:pStyle w:val="ListParagraph"/>
        <w:numPr>
          <w:ilvl w:val="0"/>
          <w:numId w:val="26"/>
        </w:numPr>
        <w:ind w:left="360" w:hanging="360"/>
        <w:rPr>
          <w:rFonts w:ascii="Times New Roman" w:hAnsi="Times New Roman" w:cs="Times New Roman"/>
        </w:rPr>
      </w:pPr>
      <w:r w:rsidRPr="00496C18">
        <w:rPr>
          <w:rFonts w:ascii="Times New Roman" w:hAnsi="Times New Roman" w:cs="Times New Roman"/>
        </w:rPr>
        <w:t xml:space="preserve">Based on the p values the factors </w:t>
      </w:r>
      <w:r w:rsidR="008A4602" w:rsidRPr="00496C18">
        <w:rPr>
          <w:rFonts w:ascii="Times New Roman" w:hAnsi="Times New Roman" w:cs="Times New Roman"/>
        </w:rPr>
        <w:t>that</w:t>
      </w:r>
      <w:r w:rsidRPr="00496C18">
        <w:rPr>
          <w:rFonts w:ascii="Times New Roman" w:hAnsi="Times New Roman" w:cs="Times New Roman"/>
        </w:rPr>
        <w:t xml:space="preserve"> are highly risky for </w:t>
      </w:r>
      <w:proofErr w:type="gramStart"/>
      <w:r w:rsidRPr="00496C18">
        <w:rPr>
          <w:rFonts w:ascii="Times New Roman" w:hAnsi="Times New Roman" w:cs="Times New Roman"/>
        </w:rPr>
        <w:t>Panic Disorder</w:t>
      </w:r>
      <w:proofErr w:type="gramEnd"/>
      <w:r w:rsidRPr="00496C18">
        <w:rPr>
          <w:rFonts w:ascii="Times New Roman" w:hAnsi="Times New Roman" w:cs="Times New Roman"/>
        </w:rPr>
        <w:t xml:space="preserve"> are</w:t>
      </w:r>
      <w:r w:rsidR="008A4602" w:rsidRPr="00496C18">
        <w:rPr>
          <w:rFonts w:ascii="Times New Roman" w:hAnsi="Times New Roman" w:cs="Times New Roman"/>
        </w:rPr>
        <w:t>:</w:t>
      </w:r>
    </w:p>
    <w:p w14:paraId="0B36B223" w14:textId="77777777" w:rsidR="00BA691B" w:rsidRPr="00823CDB" w:rsidRDefault="00BA691B" w:rsidP="00496C18">
      <w:pPr>
        <w:pStyle w:val="ListParagraph"/>
        <w:numPr>
          <w:ilvl w:val="0"/>
          <w:numId w:val="27"/>
        </w:numPr>
        <w:rPr>
          <w:rFonts w:ascii="Times New Roman" w:hAnsi="Times New Roman" w:cs="Times New Roman"/>
        </w:rPr>
      </w:pPr>
      <w:r w:rsidRPr="00823CDB">
        <w:rPr>
          <w:rFonts w:ascii="Times New Roman" w:hAnsi="Times New Roman" w:cs="Times New Roman"/>
        </w:rPr>
        <w:t>Current Stressors</w:t>
      </w:r>
    </w:p>
    <w:p w14:paraId="4C5C8E07" w14:textId="77777777" w:rsidR="00BA691B" w:rsidRPr="00823CDB" w:rsidRDefault="00BA691B" w:rsidP="00496C18">
      <w:pPr>
        <w:pStyle w:val="ListParagraph"/>
        <w:numPr>
          <w:ilvl w:val="0"/>
          <w:numId w:val="27"/>
        </w:numPr>
        <w:rPr>
          <w:rFonts w:ascii="Times New Roman" w:hAnsi="Times New Roman" w:cs="Times New Roman"/>
        </w:rPr>
      </w:pPr>
      <w:r w:rsidRPr="00823CDB">
        <w:rPr>
          <w:rFonts w:ascii="Times New Roman" w:hAnsi="Times New Roman" w:cs="Times New Roman"/>
        </w:rPr>
        <w:t>Severity</w:t>
      </w:r>
    </w:p>
    <w:p w14:paraId="15C18DEB" w14:textId="77777777" w:rsidR="00BA691B" w:rsidRPr="00823CDB" w:rsidRDefault="00BA691B" w:rsidP="00496C18">
      <w:pPr>
        <w:pStyle w:val="ListParagraph"/>
        <w:numPr>
          <w:ilvl w:val="0"/>
          <w:numId w:val="27"/>
        </w:numPr>
        <w:rPr>
          <w:rFonts w:ascii="Times New Roman" w:hAnsi="Times New Roman" w:cs="Times New Roman"/>
        </w:rPr>
      </w:pPr>
      <w:r w:rsidRPr="00823CDB">
        <w:rPr>
          <w:rFonts w:ascii="Times New Roman" w:hAnsi="Times New Roman" w:cs="Times New Roman"/>
        </w:rPr>
        <w:t>Impact on Life</w:t>
      </w:r>
    </w:p>
    <w:p w14:paraId="3D6E2F03" w14:textId="77777777" w:rsidR="00BA691B" w:rsidRPr="00823CDB" w:rsidRDefault="00BA691B" w:rsidP="00496C18">
      <w:pPr>
        <w:pStyle w:val="ListParagraph"/>
        <w:numPr>
          <w:ilvl w:val="0"/>
          <w:numId w:val="27"/>
        </w:numPr>
        <w:rPr>
          <w:rFonts w:ascii="Times New Roman" w:hAnsi="Times New Roman" w:cs="Times New Roman"/>
        </w:rPr>
      </w:pPr>
      <w:r w:rsidRPr="00823CDB">
        <w:rPr>
          <w:rFonts w:ascii="Times New Roman" w:hAnsi="Times New Roman" w:cs="Times New Roman"/>
        </w:rPr>
        <w:t>Symptoms</w:t>
      </w:r>
    </w:p>
    <w:p w14:paraId="07A011E5" w14:textId="470E5A3C" w:rsidR="00E92919" w:rsidRPr="00823CDB" w:rsidRDefault="00BA691B" w:rsidP="00496C18">
      <w:pPr>
        <w:pStyle w:val="ListParagraph"/>
        <w:numPr>
          <w:ilvl w:val="0"/>
          <w:numId w:val="27"/>
        </w:numPr>
        <w:rPr>
          <w:rFonts w:ascii="Times New Roman" w:hAnsi="Times New Roman" w:cs="Times New Roman"/>
        </w:rPr>
      </w:pPr>
      <w:r w:rsidRPr="00823CDB">
        <w:rPr>
          <w:rFonts w:ascii="Times New Roman" w:hAnsi="Times New Roman" w:cs="Times New Roman"/>
        </w:rPr>
        <w:t>Lifestyle Factors</w:t>
      </w:r>
    </w:p>
    <w:p w14:paraId="4BDF97E2" w14:textId="77777777" w:rsidR="00E92919" w:rsidRDefault="00E92919" w:rsidP="00E92919"/>
    <w:p w14:paraId="375F049B" w14:textId="77777777" w:rsidR="00E92919" w:rsidRPr="00E92919" w:rsidRDefault="00E92919" w:rsidP="00E92919"/>
    <w:p w14:paraId="56745E66" w14:textId="77777777" w:rsidR="00E92919" w:rsidRDefault="00E92919" w:rsidP="00D0198F">
      <w:pPr>
        <w:pStyle w:val="Heading1"/>
      </w:pPr>
      <w:r>
        <w:t>Conclusions</w:t>
      </w:r>
    </w:p>
    <w:p w14:paraId="3685EF71" w14:textId="77777777" w:rsidR="00E92919" w:rsidRPr="00554FE9" w:rsidRDefault="00E92919" w:rsidP="00E92919">
      <w:pPr>
        <w:rPr>
          <w:rFonts w:ascii="Times New Roman" w:hAnsi="Times New Roman" w:cs="Times New Roman"/>
        </w:rPr>
      </w:pPr>
    </w:p>
    <w:p w14:paraId="6CFB2F38" w14:textId="165E78A9" w:rsidR="001B7687" w:rsidRPr="00554FE9" w:rsidRDefault="001B7687" w:rsidP="00C5482F">
      <w:pPr>
        <w:pStyle w:val="ListParagraph"/>
        <w:numPr>
          <w:ilvl w:val="0"/>
          <w:numId w:val="24"/>
        </w:numPr>
        <w:ind w:left="360" w:hanging="360"/>
        <w:jc w:val="both"/>
        <w:rPr>
          <w:rFonts w:ascii="Times New Roman" w:hAnsi="Times New Roman" w:cs="Times New Roman"/>
        </w:rPr>
      </w:pPr>
      <w:r w:rsidRPr="00554FE9">
        <w:rPr>
          <w:rFonts w:ascii="Times New Roman" w:hAnsi="Times New Roman" w:cs="Times New Roman"/>
        </w:rPr>
        <w:t>Hypothesis testing supported the rejection of the null hypothesis.</w:t>
      </w:r>
    </w:p>
    <w:p w14:paraId="60BD8394" w14:textId="49DC2484" w:rsidR="00795B54" w:rsidRPr="00554FE9" w:rsidRDefault="00795B54" w:rsidP="00C5482F">
      <w:pPr>
        <w:pStyle w:val="ListParagraph"/>
        <w:numPr>
          <w:ilvl w:val="0"/>
          <w:numId w:val="24"/>
        </w:numPr>
        <w:ind w:left="360" w:hanging="360"/>
        <w:jc w:val="both"/>
        <w:rPr>
          <w:rFonts w:ascii="Times New Roman" w:hAnsi="Times New Roman" w:cs="Times New Roman"/>
        </w:rPr>
      </w:pPr>
      <w:r w:rsidRPr="00554FE9">
        <w:rPr>
          <w:rFonts w:ascii="Times New Roman" w:hAnsi="Times New Roman" w:cs="Times New Roman"/>
        </w:rPr>
        <w:t xml:space="preserve">All models performed exceptionally well, but Random Forest and Decision Tree achieved </w:t>
      </w:r>
      <w:r w:rsidR="00554FE9">
        <w:rPr>
          <w:rFonts w:ascii="Times New Roman" w:hAnsi="Times New Roman" w:cs="Times New Roman"/>
        </w:rPr>
        <w:t xml:space="preserve">the </w:t>
      </w:r>
      <w:r w:rsidR="00554FE9" w:rsidRPr="00554FE9">
        <w:rPr>
          <w:rFonts w:ascii="Times New Roman" w:hAnsi="Times New Roman" w:cs="Times New Roman"/>
        </w:rPr>
        <w:t>highest</w:t>
      </w:r>
      <w:r w:rsidRPr="00554FE9">
        <w:rPr>
          <w:rFonts w:ascii="Times New Roman" w:hAnsi="Times New Roman" w:cs="Times New Roman"/>
        </w:rPr>
        <w:t xml:space="preserve"> accuracy</w:t>
      </w:r>
      <w:r w:rsidR="00554FE9" w:rsidRPr="00554FE9">
        <w:rPr>
          <w:rFonts w:ascii="Times New Roman" w:hAnsi="Times New Roman" w:cs="Times New Roman"/>
        </w:rPr>
        <w:t>, while Logistic Regression and XGBoost have slightly lower accuracy.</w:t>
      </w:r>
    </w:p>
    <w:p w14:paraId="616DA08D" w14:textId="77777777" w:rsidR="00795B54" w:rsidRPr="00D96CDC" w:rsidRDefault="00795B54" w:rsidP="00C5482F">
      <w:pPr>
        <w:pStyle w:val="ListParagraph"/>
        <w:numPr>
          <w:ilvl w:val="0"/>
          <w:numId w:val="24"/>
        </w:numPr>
        <w:ind w:left="360" w:hanging="360"/>
        <w:jc w:val="both"/>
        <w:rPr>
          <w:rFonts w:ascii="Times New Roman" w:hAnsi="Times New Roman" w:cs="Times New Roman"/>
        </w:rPr>
      </w:pPr>
      <w:r w:rsidRPr="00D96CDC">
        <w:rPr>
          <w:rFonts w:ascii="Times New Roman" w:hAnsi="Times New Roman" w:cs="Times New Roman"/>
        </w:rPr>
        <w:t>Random Forest and Decision Tree models are overfitting the data as indicated by their high accuracy and perfect precision, recall, and F1-score.</w:t>
      </w:r>
    </w:p>
    <w:p w14:paraId="45B52E9E" w14:textId="77777777" w:rsidR="00795B54" w:rsidRPr="00D96CDC" w:rsidRDefault="00795B54" w:rsidP="00C5482F">
      <w:pPr>
        <w:pStyle w:val="ListParagraph"/>
        <w:numPr>
          <w:ilvl w:val="0"/>
          <w:numId w:val="24"/>
        </w:numPr>
        <w:ind w:left="360" w:hanging="360"/>
        <w:jc w:val="both"/>
        <w:rPr>
          <w:rFonts w:ascii="Times New Roman" w:hAnsi="Times New Roman" w:cs="Times New Roman"/>
        </w:rPr>
      </w:pPr>
      <w:r w:rsidRPr="00D96CDC">
        <w:rPr>
          <w:rFonts w:ascii="Times New Roman" w:hAnsi="Times New Roman" w:cs="Times New Roman"/>
        </w:rPr>
        <w:t>Logistic Regression, while having a lower accuracy, provides a more balanced view with reasonable precision, recall, and F1-score.</w:t>
      </w:r>
    </w:p>
    <w:p w14:paraId="52CA44BB" w14:textId="77777777" w:rsidR="00795B54" w:rsidRPr="00D96CDC" w:rsidRDefault="00795B54" w:rsidP="00C5482F">
      <w:pPr>
        <w:pStyle w:val="ListParagraph"/>
        <w:numPr>
          <w:ilvl w:val="0"/>
          <w:numId w:val="24"/>
        </w:numPr>
        <w:ind w:left="360" w:hanging="360"/>
        <w:jc w:val="both"/>
        <w:rPr>
          <w:rFonts w:ascii="Times New Roman" w:hAnsi="Times New Roman" w:cs="Times New Roman"/>
        </w:rPr>
      </w:pPr>
      <w:r w:rsidRPr="00D96CDC">
        <w:rPr>
          <w:rFonts w:ascii="Times New Roman" w:hAnsi="Times New Roman" w:cs="Times New Roman"/>
        </w:rPr>
        <w:t>Consideration should be given to the trade-off between model complexity and interpretability.</w:t>
      </w:r>
    </w:p>
    <w:p w14:paraId="61E4D027" w14:textId="34BB91E7" w:rsidR="00E92919" w:rsidRPr="00D96CDC" w:rsidRDefault="00795B54" w:rsidP="00C5482F">
      <w:pPr>
        <w:pStyle w:val="ListParagraph"/>
        <w:numPr>
          <w:ilvl w:val="0"/>
          <w:numId w:val="24"/>
        </w:numPr>
        <w:ind w:left="360" w:hanging="360"/>
        <w:jc w:val="both"/>
        <w:rPr>
          <w:rFonts w:ascii="Times New Roman" w:hAnsi="Times New Roman" w:cs="Times New Roman"/>
        </w:rPr>
      </w:pPr>
      <w:r w:rsidRPr="00D96CDC">
        <w:rPr>
          <w:rFonts w:ascii="Times New Roman" w:hAnsi="Times New Roman" w:cs="Times New Roman"/>
        </w:rPr>
        <w:t>Further fine-tuning and validation on an independent dataset may be necessary to confirm the robustness of the models.</w:t>
      </w:r>
    </w:p>
    <w:p w14:paraId="0F0F01E1" w14:textId="77777777" w:rsidR="00E92919" w:rsidRPr="00E92919" w:rsidRDefault="00E92919" w:rsidP="00E92919"/>
    <w:p w14:paraId="49565748" w14:textId="31604B44" w:rsidR="00E92919" w:rsidRDefault="00E92919" w:rsidP="00D0198F">
      <w:pPr>
        <w:pStyle w:val="Heading1"/>
      </w:pPr>
      <w:r>
        <w:t>Limitations</w:t>
      </w:r>
    </w:p>
    <w:p w14:paraId="2D9E401D" w14:textId="38F119EF" w:rsidR="33DA48F2" w:rsidRDefault="7E83E848" w:rsidP="00390C01">
      <w:pPr>
        <w:jc w:val="both"/>
        <w:rPr>
          <w:rFonts w:ascii="Times New Roman" w:eastAsia="Times New Roman" w:hAnsi="Times New Roman" w:cs="Times New Roman"/>
        </w:rPr>
      </w:pPr>
      <w:r>
        <w:t xml:space="preserve"> </w:t>
      </w:r>
    </w:p>
    <w:p w14:paraId="1CD3DD4A" w14:textId="7197F4C4" w:rsidR="33DA48F2" w:rsidRDefault="7E83E848" w:rsidP="00390C01">
      <w:pPr>
        <w:pStyle w:val="ListParagraph"/>
        <w:numPr>
          <w:ilvl w:val="0"/>
          <w:numId w:val="14"/>
        </w:numPr>
        <w:jc w:val="both"/>
        <w:rPr>
          <w:rFonts w:ascii="Times New Roman" w:eastAsia="Times New Roman" w:hAnsi="Times New Roman" w:cs="Times New Roman"/>
        </w:rPr>
      </w:pPr>
      <w:r w:rsidRPr="5567A2CD">
        <w:rPr>
          <w:rFonts w:ascii="Times New Roman" w:eastAsia="Times New Roman" w:hAnsi="Times New Roman" w:cs="Times New Roman"/>
        </w:rPr>
        <w:t>Data Constraints:</w:t>
      </w:r>
      <w:r w:rsidR="39184B2C">
        <w:t xml:space="preserve"> </w:t>
      </w:r>
      <w:r w:rsidRPr="5567A2CD">
        <w:rPr>
          <w:rFonts w:ascii="Times New Roman" w:eastAsia="Times New Roman" w:hAnsi="Times New Roman" w:cs="Times New Roman"/>
        </w:rPr>
        <w:t>The quality and quantity of the dataset may impact the predictive model's accuracy and generalizability. Incomplete or biased data can lead to limitations in capturing diverse user profiles and panic disorder manifestations. This was combatted by SMOTE analysis.</w:t>
      </w:r>
    </w:p>
    <w:p w14:paraId="4751CD30" w14:textId="769B8892" w:rsidR="08FD0C10" w:rsidRDefault="08FD0C10" w:rsidP="00390C01">
      <w:pPr>
        <w:jc w:val="both"/>
        <w:rPr>
          <w:rFonts w:ascii="Times New Roman" w:eastAsia="Times New Roman" w:hAnsi="Times New Roman" w:cs="Times New Roman"/>
        </w:rPr>
      </w:pPr>
    </w:p>
    <w:p w14:paraId="11D4895B" w14:textId="3F56CDEA" w:rsidR="33DA48F2" w:rsidRDefault="7E83E848" w:rsidP="00390C01">
      <w:pPr>
        <w:pStyle w:val="ListParagraph"/>
        <w:numPr>
          <w:ilvl w:val="0"/>
          <w:numId w:val="13"/>
        </w:numPr>
        <w:jc w:val="both"/>
        <w:rPr>
          <w:rFonts w:ascii="Times New Roman" w:eastAsia="Times New Roman" w:hAnsi="Times New Roman" w:cs="Times New Roman"/>
        </w:rPr>
      </w:pPr>
      <w:r w:rsidRPr="5567A2CD">
        <w:rPr>
          <w:rFonts w:ascii="Times New Roman" w:eastAsia="Times New Roman" w:hAnsi="Times New Roman" w:cs="Times New Roman"/>
        </w:rPr>
        <w:lastRenderedPageBreak/>
        <w:t>Model Interpretability:</w:t>
      </w:r>
      <w:r w:rsidR="049751E7" w:rsidRPr="5567A2CD">
        <w:rPr>
          <w:rFonts w:ascii="Times New Roman" w:eastAsia="Times New Roman" w:hAnsi="Times New Roman" w:cs="Times New Roman"/>
        </w:rPr>
        <w:t xml:space="preserve"> </w:t>
      </w:r>
      <w:r w:rsidRPr="5567A2CD">
        <w:rPr>
          <w:rFonts w:ascii="Times New Roman" w:eastAsia="Times New Roman" w:hAnsi="Times New Roman" w:cs="Times New Roman"/>
        </w:rPr>
        <w:t>Complex models, such as XGBoost, may lack interpretability, posing challenges in understanding the rationale behind predictions. This limitation may hinder user and professional trust in the model's outcomes.</w:t>
      </w:r>
    </w:p>
    <w:p w14:paraId="68A85422" w14:textId="58A75302" w:rsidR="33DA48F2" w:rsidRDefault="7E83E848" w:rsidP="00390C01">
      <w:pPr>
        <w:jc w:val="both"/>
        <w:rPr>
          <w:rFonts w:ascii="Times New Roman" w:eastAsia="Times New Roman" w:hAnsi="Times New Roman" w:cs="Times New Roman"/>
        </w:rPr>
      </w:pPr>
      <w:r w:rsidRPr="5567A2CD">
        <w:rPr>
          <w:rFonts w:ascii="Times New Roman" w:eastAsia="Times New Roman" w:hAnsi="Times New Roman" w:cs="Times New Roman"/>
        </w:rPr>
        <w:t xml:space="preserve"> </w:t>
      </w:r>
    </w:p>
    <w:p w14:paraId="5DBD08E9" w14:textId="1BAFBD85" w:rsidR="33DA48F2" w:rsidRDefault="7E83E848" w:rsidP="00390C01">
      <w:pPr>
        <w:pStyle w:val="ListParagraph"/>
        <w:numPr>
          <w:ilvl w:val="0"/>
          <w:numId w:val="12"/>
        </w:numPr>
        <w:jc w:val="both"/>
        <w:rPr>
          <w:rFonts w:ascii="Times New Roman" w:eastAsia="Times New Roman" w:hAnsi="Times New Roman" w:cs="Times New Roman"/>
        </w:rPr>
      </w:pPr>
      <w:r w:rsidRPr="5567A2CD">
        <w:rPr>
          <w:rFonts w:ascii="Times New Roman" w:eastAsia="Times New Roman" w:hAnsi="Times New Roman" w:cs="Times New Roman"/>
        </w:rPr>
        <w:t>Algorithmic Sensitivity:</w:t>
      </w:r>
      <w:r w:rsidR="53AEB84C" w:rsidRPr="5567A2CD">
        <w:rPr>
          <w:rFonts w:ascii="Times New Roman" w:eastAsia="Times New Roman" w:hAnsi="Times New Roman" w:cs="Times New Roman"/>
        </w:rPr>
        <w:t xml:space="preserve"> </w:t>
      </w:r>
      <w:r w:rsidRPr="5567A2CD">
        <w:rPr>
          <w:rFonts w:ascii="Times New Roman" w:eastAsia="Times New Roman" w:hAnsi="Times New Roman" w:cs="Times New Roman"/>
        </w:rPr>
        <w:t>Sensitivity to hyperparameter tuning in machine learning algorithms can be a limitation. Finding the optimal configuration for model performance is a complex task that may affect the reliability of predictions.</w:t>
      </w:r>
    </w:p>
    <w:p w14:paraId="51A11F16" w14:textId="69861C11" w:rsidR="33DA48F2" w:rsidRDefault="7E83E848" w:rsidP="00390C01">
      <w:pPr>
        <w:jc w:val="both"/>
        <w:rPr>
          <w:rFonts w:ascii="Times New Roman" w:eastAsia="Times New Roman" w:hAnsi="Times New Roman" w:cs="Times New Roman"/>
        </w:rPr>
      </w:pPr>
      <w:r w:rsidRPr="5567A2CD">
        <w:rPr>
          <w:rFonts w:ascii="Times New Roman" w:eastAsia="Times New Roman" w:hAnsi="Times New Roman" w:cs="Times New Roman"/>
        </w:rPr>
        <w:t xml:space="preserve"> </w:t>
      </w:r>
    </w:p>
    <w:p w14:paraId="2EF66449" w14:textId="570E70CC" w:rsidR="33DA48F2" w:rsidRDefault="7E83E848" w:rsidP="00390C01">
      <w:pPr>
        <w:pStyle w:val="ListParagraph"/>
        <w:numPr>
          <w:ilvl w:val="0"/>
          <w:numId w:val="11"/>
        </w:numPr>
        <w:jc w:val="both"/>
        <w:rPr>
          <w:rFonts w:ascii="Times New Roman" w:eastAsia="Times New Roman" w:hAnsi="Times New Roman" w:cs="Times New Roman"/>
        </w:rPr>
      </w:pPr>
      <w:r w:rsidRPr="5567A2CD">
        <w:rPr>
          <w:rFonts w:ascii="Times New Roman" w:eastAsia="Times New Roman" w:hAnsi="Times New Roman" w:cs="Times New Roman"/>
        </w:rPr>
        <w:t>Real-world Applicability</w:t>
      </w:r>
      <w:r w:rsidR="0A1B3FE6" w:rsidRPr="5567A2CD">
        <w:rPr>
          <w:rFonts w:ascii="Times New Roman" w:eastAsia="Times New Roman" w:hAnsi="Times New Roman" w:cs="Times New Roman"/>
        </w:rPr>
        <w:t xml:space="preserve">: </w:t>
      </w:r>
      <w:r w:rsidRPr="5567A2CD">
        <w:rPr>
          <w:rFonts w:ascii="Times New Roman" w:eastAsia="Times New Roman" w:hAnsi="Times New Roman" w:cs="Times New Roman"/>
        </w:rPr>
        <w:t>The model's generalization to real-world scenarios may be limited. External factors influencing panic disorder, like life events or changes in societal dynamics, may not be fully captured in the dataset.</w:t>
      </w:r>
    </w:p>
    <w:p w14:paraId="2C660BB5" w14:textId="27B47253" w:rsidR="33DA48F2" w:rsidRDefault="7E83E848" w:rsidP="00390C01">
      <w:pPr>
        <w:jc w:val="both"/>
        <w:rPr>
          <w:rFonts w:ascii="Times New Roman" w:eastAsia="Times New Roman" w:hAnsi="Times New Roman" w:cs="Times New Roman"/>
        </w:rPr>
      </w:pPr>
      <w:r w:rsidRPr="5567A2CD">
        <w:rPr>
          <w:rFonts w:ascii="Times New Roman" w:eastAsia="Times New Roman" w:hAnsi="Times New Roman" w:cs="Times New Roman"/>
        </w:rPr>
        <w:t xml:space="preserve"> </w:t>
      </w:r>
    </w:p>
    <w:p w14:paraId="37EFCCD6" w14:textId="1B280EA6" w:rsidR="09EDEE19" w:rsidRDefault="6E832509" w:rsidP="00D0198F">
      <w:pPr>
        <w:pStyle w:val="Heading1"/>
      </w:pPr>
      <w:r>
        <w:t>Project Challenges and Successes</w:t>
      </w:r>
    </w:p>
    <w:p w14:paraId="58C22FD3" w14:textId="76C75A48" w:rsidR="33DA48F2" w:rsidRDefault="7E83E848" w:rsidP="00390C01">
      <w:pPr>
        <w:jc w:val="both"/>
      </w:pPr>
      <w:r>
        <w:t xml:space="preserve"> </w:t>
      </w:r>
    </w:p>
    <w:p w14:paraId="3A1066BD" w14:textId="2FB47B55" w:rsidR="33DA48F2" w:rsidRDefault="7E83E848" w:rsidP="00390C01">
      <w:pPr>
        <w:pStyle w:val="ListParagraph"/>
        <w:numPr>
          <w:ilvl w:val="0"/>
          <w:numId w:val="10"/>
        </w:numPr>
        <w:jc w:val="both"/>
        <w:rPr>
          <w:rFonts w:ascii="Times New Roman" w:eastAsia="Times New Roman" w:hAnsi="Times New Roman" w:cs="Times New Roman"/>
        </w:rPr>
      </w:pPr>
      <w:r w:rsidRPr="5567A2CD">
        <w:rPr>
          <w:rFonts w:ascii="Times New Roman" w:eastAsia="Times New Roman" w:hAnsi="Times New Roman" w:cs="Times New Roman"/>
        </w:rPr>
        <w:t>Feature Engineering Complexity</w:t>
      </w:r>
      <w:r w:rsidR="076923FD" w:rsidRPr="5567A2CD">
        <w:rPr>
          <w:rFonts w:ascii="Times New Roman" w:eastAsia="Times New Roman" w:hAnsi="Times New Roman" w:cs="Times New Roman"/>
        </w:rPr>
        <w:t xml:space="preserve">: </w:t>
      </w:r>
      <w:r w:rsidRPr="5567A2CD">
        <w:rPr>
          <w:rFonts w:ascii="Times New Roman" w:eastAsia="Times New Roman" w:hAnsi="Times New Roman" w:cs="Times New Roman"/>
        </w:rPr>
        <w:t>Selecting relevant features and avoiding overfitting or underfitting is challenging. The complexity of user profiles and the dynamic nature of mental health add difficulty in determining the most influential factors.</w:t>
      </w:r>
    </w:p>
    <w:p w14:paraId="1A9B3969" w14:textId="0849C65B" w:rsidR="33DA48F2" w:rsidRDefault="7E83E848" w:rsidP="00390C01">
      <w:pPr>
        <w:jc w:val="both"/>
        <w:rPr>
          <w:rFonts w:ascii="Times New Roman" w:eastAsia="Times New Roman" w:hAnsi="Times New Roman" w:cs="Times New Roman"/>
        </w:rPr>
      </w:pPr>
      <w:r w:rsidRPr="5567A2CD">
        <w:rPr>
          <w:rFonts w:ascii="Times New Roman" w:eastAsia="Times New Roman" w:hAnsi="Times New Roman" w:cs="Times New Roman"/>
        </w:rPr>
        <w:t xml:space="preserve"> </w:t>
      </w:r>
    </w:p>
    <w:p w14:paraId="45A20C55" w14:textId="28F3A189" w:rsidR="33DA48F2" w:rsidRDefault="7E83E848" w:rsidP="00390C01">
      <w:pPr>
        <w:pStyle w:val="ListParagraph"/>
        <w:numPr>
          <w:ilvl w:val="0"/>
          <w:numId w:val="9"/>
        </w:numPr>
        <w:jc w:val="both"/>
        <w:rPr>
          <w:rFonts w:ascii="Times New Roman" w:eastAsia="Times New Roman" w:hAnsi="Times New Roman" w:cs="Times New Roman"/>
        </w:rPr>
      </w:pPr>
      <w:r w:rsidRPr="5567A2CD">
        <w:rPr>
          <w:rFonts w:ascii="Times New Roman" w:eastAsia="Times New Roman" w:hAnsi="Times New Roman" w:cs="Times New Roman"/>
        </w:rPr>
        <w:t>Privacy and Confidentiality Concerns:</w:t>
      </w:r>
      <w:r w:rsidR="19CA0C08" w:rsidRPr="5567A2CD">
        <w:rPr>
          <w:rFonts w:ascii="Times New Roman" w:eastAsia="Times New Roman" w:hAnsi="Times New Roman" w:cs="Times New Roman"/>
        </w:rPr>
        <w:t xml:space="preserve"> S</w:t>
      </w:r>
      <w:r w:rsidRPr="5567A2CD">
        <w:rPr>
          <w:rFonts w:ascii="Times New Roman" w:eastAsia="Times New Roman" w:hAnsi="Times New Roman" w:cs="Times New Roman"/>
        </w:rPr>
        <w:t>afeguarding user privacy while working with sensitive mental health data presents a constant challenge. Maintaining the confidentiality of individuals' information requires meticulous handling throughout the project.</w:t>
      </w:r>
    </w:p>
    <w:p w14:paraId="1FA18F36" w14:textId="7DCCB028" w:rsidR="33DA48F2" w:rsidRDefault="7E83E848" w:rsidP="00390C01">
      <w:pPr>
        <w:jc w:val="both"/>
        <w:rPr>
          <w:rFonts w:ascii="Times New Roman" w:eastAsia="Times New Roman" w:hAnsi="Times New Roman" w:cs="Times New Roman"/>
        </w:rPr>
      </w:pPr>
      <w:r w:rsidRPr="5567A2CD">
        <w:rPr>
          <w:rFonts w:ascii="Times New Roman" w:eastAsia="Times New Roman" w:hAnsi="Times New Roman" w:cs="Times New Roman"/>
        </w:rPr>
        <w:t xml:space="preserve"> </w:t>
      </w:r>
    </w:p>
    <w:p w14:paraId="7A72B61F" w14:textId="1B435D28" w:rsidR="33DA48F2" w:rsidRDefault="7E83E848" w:rsidP="00390C01">
      <w:pPr>
        <w:pStyle w:val="ListParagraph"/>
        <w:numPr>
          <w:ilvl w:val="0"/>
          <w:numId w:val="8"/>
        </w:numPr>
        <w:jc w:val="both"/>
        <w:rPr>
          <w:rFonts w:ascii="Times New Roman" w:eastAsia="Times New Roman" w:hAnsi="Times New Roman" w:cs="Times New Roman"/>
        </w:rPr>
      </w:pPr>
      <w:r w:rsidRPr="5567A2CD">
        <w:rPr>
          <w:rFonts w:ascii="Times New Roman" w:eastAsia="Times New Roman" w:hAnsi="Times New Roman" w:cs="Times New Roman"/>
        </w:rPr>
        <w:t>Algorithmic and Computational Hurdles:</w:t>
      </w:r>
      <w:r w:rsidR="192B240A" w:rsidRPr="5567A2CD">
        <w:rPr>
          <w:rFonts w:ascii="Times New Roman" w:eastAsia="Times New Roman" w:hAnsi="Times New Roman" w:cs="Times New Roman"/>
        </w:rPr>
        <w:t xml:space="preserve"> </w:t>
      </w:r>
      <w:r w:rsidRPr="5567A2CD">
        <w:rPr>
          <w:rFonts w:ascii="Times New Roman" w:eastAsia="Times New Roman" w:hAnsi="Times New Roman" w:cs="Times New Roman"/>
        </w:rPr>
        <w:t>The computational intensity of training models like XGBoost can be challenging, particularly with limited resources. Efficiently managing computational demands is crucial for scalability and practical implementation.</w:t>
      </w:r>
    </w:p>
    <w:p w14:paraId="49BEBA3D" w14:textId="32B44BD3" w:rsidR="33DA48F2" w:rsidRDefault="33DA48F2" w:rsidP="00390C01">
      <w:pPr>
        <w:jc w:val="both"/>
        <w:rPr>
          <w:rFonts w:ascii="Times New Roman" w:eastAsia="Times New Roman" w:hAnsi="Times New Roman" w:cs="Times New Roman"/>
        </w:rPr>
      </w:pPr>
      <w:r w:rsidRPr="5567A2CD">
        <w:rPr>
          <w:rFonts w:ascii="Times New Roman" w:eastAsia="Times New Roman" w:hAnsi="Times New Roman" w:cs="Times New Roman"/>
        </w:rPr>
        <w:t xml:space="preserve"> </w:t>
      </w:r>
    </w:p>
    <w:p w14:paraId="1FE8F85A" w14:textId="7BC3EE61" w:rsidR="33DA48F2" w:rsidRDefault="33DA48F2" w:rsidP="00390C01">
      <w:pPr>
        <w:pStyle w:val="ListParagraph"/>
        <w:numPr>
          <w:ilvl w:val="0"/>
          <w:numId w:val="7"/>
        </w:numPr>
        <w:jc w:val="both"/>
        <w:rPr>
          <w:rFonts w:ascii="Times New Roman" w:eastAsia="Times New Roman" w:hAnsi="Times New Roman" w:cs="Times New Roman"/>
        </w:rPr>
      </w:pPr>
      <w:r w:rsidRPr="5567A2CD">
        <w:rPr>
          <w:rFonts w:ascii="Times New Roman" w:eastAsia="Times New Roman" w:hAnsi="Times New Roman" w:cs="Times New Roman"/>
        </w:rPr>
        <w:t>Dynamic Nature of Mental Health:</w:t>
      </w:r>
      <w:r w:rsidR="142D361B" w:rsidRPr="5567A2CD">
        <w:rPr>
          <w:rFonts w:ascii="Times New Roman" w:eastAsia="Times New Roman" w:hAnsi="Times New Roman" w:cs="Times New Roman"/>
        </w:rPr>
        <w:t xml:space="preserve"> </w:t>
      </w:r>
      <w:r w:rsidRPr="5567A2CD">
        <w:rPr>
          <w:rFonts w:ascii="Times New Roman" w:eastAsia="Times New Roman" w:hAnsi="Times New Roman" w:cs="Times New Roman"/>
        </w:rPr>
        <w:t>The evolving nature of mental health conditions, including panic disorder, poses challenges in creating a model that remains relevant over time. Regular updates and adaptations may be necessary to accommodate emerging patterns.</w:t>
      </w:r>
    </w:p>
    <w:p w14:paraId="538002F5" w14:textId="1C7BC87B" w:rsidR="33DA48F2" w:rsidRDefault="33DA48F2" w:rsidP="00390C01">
      <w:pPr>
        <w:jc w:val="both"/>
        <w:rPr>
          <w:rFonts w:ascii="Times New Roman" w:eastAsia="Times New Roman" w:hAnsi="Times New Roman" w:cs="Times New Roman"/>
        </w:rPr>
      </w:pPr>
      <w:r w:rsidRPr="5567A2CD">
        <w:rPr>
          <w:rFonts w:ascii="Times New Roman" w:eastAsia="Times New Roman" w:hAnsi="Times New Roman" w:cs="Times New Roman"/>
        </w:rPr>
        <w:t xml:space="preserve"> </w:t>
      </w:r>
    </w:p>
    <w:p w14:paraId="19585337" w14:textId="49D5FBC8" w:rsidR="33DA48F2" w:rsidRDefault="33DA48F2" w:rsidP="00390C01">
      <w:pPr>
        <w:pStyle w:val="ListParagraph"/>
        <w:numPr>
          <w:ilvl w:val="0"/>
          <w:numId w:val="6"/>
        </w:numPr>
        <w:jc w:val="both"/>
        <w:rPr>
          <w:rFonts w:ascii="Times New Roman" w:eastAsia="Times New Roman" w:hAnsi="Times New Roman" w:cs="Times New Roman"/>
        </w:rPr>
      </w:pPr>
      <w:r w:rsidRPr="5567A2CD">
        <w:rPr>
          <w:rFonts w:ascii="Times New Roman" w:eastAsia="Times New Roman" w:hAnsi="Times New Roman" w:cs="Times New Roman"/>
        </w:rPr>
        <w:t>Ensuring Model Robustness: Model validation and ensuring robustness against various scenarios are ongoing challenges. The unpredictability of mental health conditions requires a thorough examination of the model's performance in diverse situations.</w:t>
      </w:r>
    </w:p>
    <w:p w14:paraId="28C4A59A" w14:textId="1E9E772E" w:rsidR="33DA48F2" w:rsidRDefault="33DA48F2" w:rsidP="00390C01">
      <w:pPr>
        <w:jc w:val="both"/>
        <w:rPr>
          <w:rFonts w:ascii="Times New Roman" w:eastAsia="Times New Roman" w:hAnsi="Times New Roman" w:cs="Times New Roman"/>
        </w:rPr>
      </w:pPr>
      <w:r w:rsidRPr="5567A2CD">
        <w:rPr>
          <w:rFonts w:ascii="Times New Roman" w:eastAsia="Times New Roman" w:hAnsi="Times New Roman" w:cs="Times New Roman"/>
        </w:rPr>
        <w:t xml:space="preserve"> </w:t>
      </w:r>
    </w:p>
    <w:p w14:paraId="77632358" w14:textId="6AB8052B" w:rsidR="33DA48F2" w:rsidRDefault="33DA48F2" w:rsidP="5567A2CD">
      <w:pPr>
        <w:rPr>
          <w:rFonts w:ascii="Times New Roman" w:eastAsia="Times New Roman" w:hAnsi="Times New Roman" w:cs="Times New Roman"/>
        </w:rPr>
      </w:pPr>
      <w:r w:rsidRPr="5567A2CD">
        <w:rPr>
          <w:rFonts w:ascii="Times New Roman" w:eastAsia="Times New Roman" w:hAnsi="Times New Roman" w:cs="Times New Roman"/>
        </w:rPr>
        <w:t xml:space="preserve"> </w:t>
      </w:r>
    </w:p>
    <w:p w14:paraId="595643E3" w14:textId="5615541C" w:rsidR="33DA48F2" w:rsidRDefault="33DA48F2" w:rsidP="5567A2CD">
      <w:pPr>
        <w:pStyle w:val="ListParagraph"/>
        <w:numPr>
          <w:ilvl w:val="0"/>
          <w:numId w:val="5"/>
        </w:numPr>
        <w:rPr>
          <w:rFonts w:ascii="Times New Roman" w:eastAsia="Times New Roman" w:hAnsi="Times New Roman" w:cs="Times New Roman"/>
        </w:rPr>
      </w:pPr>
      <w:r w:rsidRPr="5567A2CD">
        <w:rPr>
          <w:rFonts w:ascii="Times New Roman" w:eastAsia="Times New Roman" w:hAnsi="Times New Roman" w:cs="Times New Roman"/>
        </w:rPr>
        <w:t>Model Accuracy and Selection:</w:t>
      </w:r>
      <w:r w:rsidR="692BEC5C" w:rsidRPr="5567A2CD">
        <w:rPr>
          <w:rFonts w:ascii="Times New Roman" w:eastAsia="Times New Roman" w:hAnsi="Times New Roman" w:cs="Times New Roman"/>
        </w:rPr>
        <w:t xml:space="preserve"> T</w:t>
      </w:r>
      <w:r w:rsidRPr="5567A2CD">
        <w:rPr>
          <w:rFonts w:ascii="Times New Roman" w:eastAsia="Times New Roman" w:hAnsi="Times New Roman" w:cs="Times New Roman"/>
        </w:rPr>
        <w:t xml:space="preserve">he project successfully applied and analyzed multiple </w:t>
      </w:r>
      <w:proofErr w:type="gramStart"/>
      <w:r w:rsidRPr="5567A2CD">
        <w:rPr>
          <w:rFonts w:ascii="Times New Roman" w:eastAsia="Times New Roman" w:hAnsi="Times New Roman" w:cs="Times New Roman"/>
        </w:rPr>
        <w:t>machine</w:t>
      </w:r>
      <w:proofErr w:type="gramEnd"/>
      <w:r w:rsidRPr="5567A2CD">
        <w:rPr>
          <w:rFonts w:ascii="Times New Roman" w:eastAsia="Times New Roman" w:hAnsi="Times New Roman" w:cs="Times New Roman"/>
        </w:rPr>
        <w:t xml:space="preserve"> learning models, leading to the identification of the best-performing model based on accuracy. This success contributes to the reliability of predictions.</w:t>
      </w:r>
    </w:p>
    <w:p w14:paraId="5C0F51B0" w14:textId="486D5F2C" w:rsidR="33DA48F2" w:rsidRDefault="33DA48F2" w:rsidP="5567A2CD">
      <w:pPr>
        <w:rPr>
          <w:rFonts w:ascii="Times New Roman" w:eastAsia="Times New Roman" w:hAnsi="Times New Roman" w:cs="Times New Roman"/>
        </w:rPr>
      </w:pPr>
      <w:r w:rsidRPr="5567A2CD">
        <w:rPr>
          <w:rFonts w:ascii="Times New Roman" w:eastAsia="Times New Roman" w:hAnsi="Times New Roman" w:cs="Times New Roman"/>
        </w:rPr>
        <w:t xml:space="preserve"> </w:t>
      </w:r>
    </w:p>
    <w:p w14:paraId="50429855" w14:textId="74B6800C" w:rsidR="33DA48F2" w:rsidRDefault="33DA48F2" w:rsidP="5567A2CD">
      <w:pPr>
        <w:pStyle w:val="ListParagraph"/>
        <w:numPr>
          <w:ilvl w:val="0"/>
          <w:numId w:val="4"/>
        </w:numPr>
        <w:rPr>
          <w:rFonts w:ascii="Times New Roman" w:eastAsia="Times New Roman" w:hAnsi="Times New Roman" w:cs="Times New Roman"/>
        </w:rPr>
      </w:pPr>
      <w:r w:rsidRPr="5567A2CD">
        <w:rPr>
          <w:rFonts w:ascii="Times New Roman" w:eastAsia="Times New Roman" w:hAnsi="Times New Roman" w:cs="Times New Roman"/>
        </w:rPr>
        <w:t>Comprehensive Data Visualization:</w:t>
      </w:r>
      <w:r w:rsidR="1F84FEE8" w:rsidRPr="5567A2CD">
        <w:rPr>
          <w:rFonts w:ascii="Times New Roman" w:eastAsia="Times New Roman" w:hAnsi="Times New Roman" w:cs="Times New Roman"/>
        </w:rPr>
        <w:t xml:space="preserve"> </w:t>
      </w:r>
      <w:r w:rsidRPr="5567A2CD">
        <w:rPr>
          <w:rFonts w:ascii="Times New Roman" w:eastAsia="Times New Roman" w:hAnsi="Times New Roman" w:cs="Times New Roman"/>
        </w:rPr>
        <w:t>Effective use of Matplotlib and Seaborn for visualizing data, including correlation matrices and confusion matrices, demonstrates a thorough understanding of the dataset and the models' performance.</w:t>
      </w:r>
    </w:p>
    <w:p w14:paraId="78454A01" w14:textId="4D5199C3" w:rsidR="33DA48F2" w:rsidRDefault="33DA48F2" w:rsidP="5567A2CD">
      <w:pPr>
        <w:rPr>
          <w:rFonts w:ascii="Times New Roman" w:eastAsia="Times New Roman" w:hAnsi="Times New Roman" w:cs="Times New Roman"/>
        </w:rPr>
      </w:pPr>
      <w:r w:rsidRPr="5567A2CD">
        <w:rPr>
          <w:rFonts w:ascii="Times New Roman" w:eastAsia="Times New Roman" w:hAnsi="Times New Roman" w:cs="Times New Roman"/>
        </w:rPr>
        <w:t xml:space="preserve"> </w:t>
      </w:r>
    </w:p>
    <w:p w14:paraId="26D1AC23" w14:textId="57DD1BC0" w:rsidR="33DA48F2" w:rsidRDefault="33DA48F2" w:rsidP="5567A2CD">
      <w:pPr>
        <w:pStyle w:val="ListParagraph"/>
        <w:numPr>
          <w:ilvl w:val="0"/>
          <w:numId w:val="3"/>
        </w:numPr>
        <w:rPr>
          <w:rFonts w:ascii="Times New Roman" w:eastAsia="Times New Roman" w:hAnsi="Times New Roman" w:cs="Times New Roman"/>
        </w:rPr>
      </w:pPr>
      <w:r w:rsidRPr="5567A2CD">
        <w:rPr>
          <w:rFonts w:ascii="Times New Roman" w:eastAsia="Times New Roman" w:hAnsi="Times New Roman" w:cs="Times New Roman"/>
        </w:rPr>
        <w:lastRenderedPageBreak/>
        <w:t>Null Hypothesis Rejection:</w:t>
      </w:r>
      <w:r w:rsidR="0D510A1E" w:rsidRPr="5567A2CD">
        <w:rPr>
          <w:rFonts w:ascii="Times New Roman" w:eastAsia="Times New Roman" w:hAnsi="Times New Roman" w:cs="Times New Roman"/>
        </w:rPr>
        <w:t xml:space="preserve"> </w:t>
      </w:r>
      <w:r w:rsidRPr="5567A2CD">
        <w:rPr>
          <w:rFonts w:ascii="Times New Roman" w:eastAsia="Times New Roman" w:hAnsi="Times New Roman" w:cs="Times New Roman"/>
        </w:rPr>
        <w:t>Successfully rejecting the null hypothesis indicates that the developed predictive model provides meaningful insights, contributing to the advancement of mental health analytics.</w:t>
      </w:r>
    </w:p>
    <w:p w14:paraId="72E76DAB" w14:textId="7ADA27EC" w:rsidR="33DA48F2" w:rsidRDefault="33DA48F2" w:rsidP="5567A2CD">
      <w:pPr>
        <w:rPr>
          <w:rFonts w:ascii="Times New Roman" w:eastAsia="Times New Roman" w:hAnsi="Times New Roman" w:cs="Times New Roman"/>
        </w:rPr>
      </w:pPr>
      <w:r w:rsidRPr="5567A2CD">
        <w:rPr>
          <w:rFonts w:ascii="Times New Roman" w:eastAsia="Times New Roman" w:hAnsi="Times New Roman" w:cs="Times New Roman"/>
        </w:rPr>
        <w:t xml:space="preserve"> </w:t>
      </w:r>
    </w:p>
    <w:p w14:paraId="37688ECB" w14:textId="041C7820" w:rsidR="33DA48F2" w:rsidRDefault="33DA48F2" w:rsidP="5567A2CD">
      <w:pPr>
        <w:pStyle w:val="ListParagraph"/>
        <w:numPr>
          <w:ilvl w:val="0"/>
          <w:numId w:val="2"/>
        </w:numPr>
        <w:rPr>
          <w:rFonts w:ascii="Times New Roman" w:eastAsia="Times New Roman" w:hAnsi="Times New Roman" w:cs="Times New Roman"/>
        </w:rPr>
      </w:pPr>
      <w:r w:rsidRPr="5567A2CD">
        <w:rPr>
          <w:rFonts w:ascii="Times New Roman" w:eastAsia="Times New Roman" w:hAnsi="Times New Roman" w:cs="Times New Roman"/>
        </w:rPr>
        <w:t>Contributions to Early Detection:</w:t>
      </w:r>
      <w:r w:rsidR="146606B8" w:rsidRPr="5567A2CD">
        <w:rPr>
          <w:rFonts w:ascii="Times New Roman" w:eastAsia="Times New Roman" w:hAnsi="Times New Roman" w:cs="Times New Roman"/>
        </w:rPr>
        <w:t xml:space="preserve"> </w:t>
      </w:r>
      <w:r w:rsidRPr="5567A2CD">
        <w:rPr>
          <w:rFonts w:ascii="Times New Roman" w:eastAsia="Times New Roman" w:hAnsi="Times New Roman" w:cs="Times New Roman"/>
        </w:rPr>
        <w:t>The project's focus on proactive identification and targeted support for individuals at risk of panic disorder is a success, contributing positively to early detection and intervention in mental health.</w:t>
      </w:r>
    </w:p>
    <w:p w14:paraId="0CF17FE4" w14:textId="54C01E1A" w:rsidR="33DA48F2" w:rsidRDefault="33DA48F2" w:rsidP="5567A2CD">
      <w:pPr>
        <w:rPr>
          <w:rFonts w:ascii="Times New Roman" w:eastAsia="Times New Roman" w:hAnsi="Times New Roman" w:cs="Times New Roman"/>
        </w:rPr>
      </w:pPr>
      <w:r w:rsidRPr="5567A2CD">
        <w:rPr>
          <w:rFonts w:ascii="Times New Roman" w:eastAsia="Times New Roman" w:hAnsi="Times New Roman" w:cs="Times New Roman"/>
        </w:rPr>
        <w:t xml:space="preserve"> </w:t>
      </w:r>
    </w:p>
    <w:p w14:paraId="28227384" w14:textId="1164230D" w:rsidR="33DA48F2" w:rsidRDefault="33DA48F2" w:rsidP="5567A2CD">
      <w:pPr>
        <w:pStyle w:val="ListParagraph"/>
        <w:numPr>
          <w:ilvl w:val="0"/>
          <w:numId w:val="1"/>
        </w:numPr>
        <w:rPr>
          <w:rFonts w:ascii="Times New Roman" w:eastAsia="Times New Roman" w:hAnsi="Times New Roman" w:cs="Times New Roman"/>
        </w:rPr>
      </w:pPr>
      <w:r w:rsidRPr="5567A2CD">
        <w:rPr>
          <w:rFonts w:ascii="Times New Roman" w:eastAsia="Times New Roman" w:hAnsi="Times New Roman" w:cs="Times New Roman"/>
        </w:rPr>
        <w:t>Methodological Rigor:</w:t>
      </w:r>
      <w:r w:rsidR="7E1D4721" w:rsidRPr="5567A2CD">
        <w:rPr>
          <w:rFonts w:ascii="Times New Roman" w:eastAsia="Times New Roman" w:hAnsi="Times New Roman" w:cs="Times New Roman"/>
        </w:rPr>
        <w:t xml:space="preserve"> </w:t>
      </w:r>
      <w:r w:rsidRPr="5567A2CD">
        <w:rPr>
          <w:rFonts w:ascii="Times New Roman" w:eastAsia="Times New Roman" w:hAnsi="Times New Roman" w:cs="Times New Roman"/>
        </w:rPr>
        <w:t>The methodology, covering data cleaning, extraction, visualization, and model fitting, reflects a systematic and rigorous approach to predictive modeling in the context of mental health.</w:t>
      </w:r>
    </w:p>
    <w:p w14:paraId="5E7AE52D" w14:textId="014CA7BD" w:rsidR="00E92919" w:rsidRDefault="00E92919" w:rsidP="5567A2CD">
      <w:pPr>
        <w:rPr>
          <w:rFonts w:ascii="Times New Roman" w:eastAsia="Times New Roman" w:hAnsi="Times New Roman" w:cs="Times New Roman"/>
        </w:rPr>
      </w:pPr>
    </w:p>
    <w:p w14:paraId="3904725B" w14:textId="7BC1CB91" w:rsidR="000D1904" w:rsidRDefault="000D1904" w:rsidP="5567A2CD">
      <w:pPr>
        <w:rPr>
          <w:rFonts w:ascii="Times New Roman" w:eastAsia="Times New Roman" w:hAnsi="Times New Roman" w:cs="Times New Roman"/>
        </w:rPr>
      </w:pPr>
    </w:p>
    <w:p w14:paraId="7ACA0F26" w14:textId="4AC330A4" w:rsidR="000D1904" w:rsidRDefault="000D1904" w:rsidP="5567A2CD">
      <w:pPr>
        <w:rPr>
          <w:rFonts w:ascii="Times New Roman" w:eastAsia="Times New Roman" w:hAnsi="Times New Roman" w:cs="Times New Roman"/>
        </w:rPr>
      </w:pPr>
    </w:p>
    <w:p w14:paraId="7D335886" w14:textId="2B71B9F3" w:rsidR="000D1904" w:rsidRDefault="000D1904" w:rsidP="5567A2CD">
      <w:pPr>
        <w:rPr>
          <w:rFonts w:ascii="Times New Roman" w:eastAsia="Times New Roman" w:hAnsi="Times New Roman" w:cs="Times New Roman"/>
        </w:rPr>
      </w:pPr>
    </w:p>
    <w:p w14:paraId="24936EDA" w14:textId="77777777" w:rsidR="000579EE" w:rsidRDefault="000579EE" w:rsidP="5567A2CD">
      <w:pPr>
        <w:rPr>
          <w:rFonts w:ascii="Times New Roman" w:eastAsia="Times New Roman" w:hAnsi="Times New Roman" w:cs="Times New Roman"/>
        </w:rPr>
      </w:pPr>
    </w:p>
    <w:p w14:paraId="5C922DDB" w14:textId="77777777" w:rsidR="000579EE" w:rsidRDefault="000579EE" w:rsidP="5567A2CD">
      <w:pPr>
        <w:rPr>
          <w:rFonts w:ascii="Times New Roman" w:eastAsia="Times New Roman" w:hAnsi="Times New Roman" w:cs="Times New Roman"/>
        </w:rPr>
      </w:pPr>
    </w:p>
    <w:p w14:paraId="72216B8C" w14:textId="77777777" w:rsidR="000579EE" w:rsidRDefault="000579EE" w:rsidP="5567A2CD">
      <w:pPr>
        <w:rPr>
          <w:rFonts w:ascii="Times New Roman" w:eastAsia="Times New Roman" w:hAnsi="Times New Roman" w:cs="Times New Roman"/>
        </w:rPr>
      </w:pPr>
    </w:p>
    <w:p w14:paraId="1D9238D2" w14:textId="77777777" w:rsidR="000579EE" w:rsidRDefault="000579EE" w:rsidP="5567A2CD">
      <w:pPr>
        <w:rPr>
          <w:rFonts w:ascii="Times New Roman" w:eastAsia="Times New Roman" w:hAnsi="Times New Roman" w:cs="Times New Roman"/>
        </w:rPr>
      </w:pPr>
    </w:p>
    <w:p w14:paraId="009A6FE2" w14:textId="77777777" w:rsidR="000579EE" w:rsidRDefault="000579EE" w:rsidP="5567A2CD">
      <w:pPr>
        <w:rPr>
          <w:rFonts w:ascii="Times New Roman" w:eastAsia="Times New Roman" w:hAnsi="Times New Roman" w:cs="Times New Roman"/>
        </w:rPr>
      </w:pPr>
    </w:p>
    <w:p w14:paraId="2FC2963B" w14:textId="77777777" w:rsidR="000579EE" w:rsidRDefault="000579EE" w:rsidP="5567A2CD">
      <w:pPr>
        <w:rPr>
          <w:rFonts w:ascii="Times New Roman" w:eastAsia="Times New Roman" w:hAnsi="Times New Roman" w:cs="Times New Roman"/>
        </w:rPr>
      </w:pPr>
    </w:p>
    <w:p w14:paraId="3812D829" w14:textId="77777777" w:rsidR="000579EE" w:rsidRDefault="000579EE" w:rsidP="5567A2CD">
      <w:pPr>
        <w:rPr>
          <w:rFonts w:ascii="Times New Roman" w:eastAsia="Times New Roman" w:hAnsi="Times New Roman" w:cs="Times New Roman"/>
        </w:rPr>
      </w:pPr>
    </w:p>
    <w:p w14:paraId="5A65E336" w14:textId="77777777" w:rsidR="000579EE" w:rsidRDefault="000579EE" w:rsidP="5567A2CD">
      <w:pPr>
        <w:rPr>
          <w:rFonts w:ascii="Times New Roman" w:eastAsia="Times New Roman" w:hAnsi="Times New Roman" w:cs="Times New Roman"/>
        </w:rPr>
      </w:pPr>
    </w:p>
    <w:p w14:paraId="1D1BE1EB" w14:textId="77777777" w:rsidR="000579EE" w:rsidRDefault="000579EE" w:rsidP="5567A2CD">
      <w:pPr>
        <w:rPr>
          <w:rFonts w:ascii="Times New Roman" w:eastAsia="Times New Roman" w:hAnsi="Times New Roman" w:cs="Times New Roman"/>
        </w:rPr>
      </w:pPr>
    </w:p>
    <w:p w14:paraId="6BC44E4A" w14:textId="77777777" w:rsidR="000579EE" w:rsidRDefault="000579EE" w:rsidP="5567A2CD">
      <w:pPr>
        <w:rPr>
          <w:rFonts w:ascii="Times New Roman" w:eastAsia="Times New Roman" w:hAnsi="Times New Roman" w:cs="Times New Roman"/>
        </w:rPr>
      </w:pPr>
    </w:p>
    <w:p w14:paraId="3FC71B36" w14:textId="77777777" w:rsidR="000579EE" w:rsidRDefault="000579EE" w:rsidP="5567A2CD">
      <w:pPr>
        <w:rPr>
          <w:rFonts w:ascii="Times New Roman" w:eastAsia="Times New Roman" w:hAnsi="Times New Roman" w:cs="Times New Roman"/>
        </w:rPr>
      </w:pPr>
    </w:p>
    <w:p w14:paraId="0170BCAE" w14:textId="77777777" w:rsidR="00A72654" w:rsidRDefault="00A72654" w:rsidP="5567A2CD">
      <w:pPr>
        <w:rPr>
          <w:rFonts w:ascii="Times New Roman" w:eastAsia="Times New Roman" w:hAnsi="Times New Roman" w:cs="Times New Roman"/>
        </w:rPr>
      </w:pPr>
    </w:p>
    <w:p w14:paraId="706D8944" w14:textId="77777777" w:rsidR="00C10408" w:rsidRDefault="00C10408" w:rsidP="5567A2CD">
      <w:pPr>
        <w:rPr>
          <w:rFonts w:ascii="Times New Roman" w:eastAsia="Times New Roman" w:hAnsi="Times New Roman" w:cs="Times New Roman"/>
        </w:rPr>
      </w:pPr>
    </w:p>
    <w:p w14:paraId="3A300D16" w14:textId="77777777" w:rsidR="00C10408" w:rsidRDefault="00C10408" w:rsidP="5567A2CD">
      <w:pPr>
        <w:rPr>
          <w:rFonts w:ascii="Times New Roman" w:eastAsia="Times New Roman" w:hAnsi="Times New Roman" w:cs="Times New Roman"/>
        </w:rPr>
      </w:pPr>
    </w:p>
    <w:p w14:paraId="3245BE44" w14:textId="77777777" w:rsidR="00C10408" w:rsidRDefault="00C10408" w:rsidP="5567A2CD">
      <w:pPr>
        <w:rPr>
          <w:rFonts w:ascii="Times New Roman" w:eastAsia="Times New Roman" w:hAnsi="Times New Roman" w:cs="Times New Roman"/>
        </w:rPr>
      </w:pPr>
    </w:p>
    <w:p w14:paraId="16189544" w14:textId="77777777" w:rsidR="00C10408" w:rsidRDefault="00C10408" w:rsidP="5567A2CD">
      <w:pPr>
        <w:rPr>
          <w:rFonts w:ascii="Times New Roman" w:eastAsia="Times New Roman" w:hAnsi="Times New Roman" w:cs="Times New Roman"/>
        </w:rPr>
      </w:pPr>
    </w:p>
    <w:p w14:paraId="03E657BD" w14:textId="77777777" w:rsidR="00C10408" w:rsidRDefault="00C10408" w:rsidP="5567A2CD">
      <w:pPr>
        <w:rPr>
          <w:rFonts w:ascii="Times New Roman" w:eastAsia="Times New Roman" w:hAnsi="Times New Roman" w:cs="Times New Roman"/>
        </w:rPr>
      </w:pPr>
    </w:p>
    <w:p w14:paraId="16E42E09" w14:textId="77777777" w:rsidR="00C10408" w:rsidRDefault="00C10408" w:rsidP="5567A2CD">
      <w:pPr>
        <w:rPr>
          <w:rFonts w:ascii="Times New Roman" w:eastAsia="Times New Roman" w:hAnsi="Times New Roman" w:cs="Times New Roman"/>
        </w:rPr>
      </w:pPr>
    </w:p>
    <w:p w14:paraId="492F2845" w14:textId="77777777" w:rsidR="00C10408" w:rsidRDefault="00C10408" w:rsidP="5567A2CD">
      <w:pPr>
        <w:rPr>
          <w:rFonts w:ascii="Times New Roman" w:eastAsia="Times New Roman" w:hAnsi="Times New Roman" w:cs="Times New Roman"/>
        </w:rPr>
      </w:pPr>
    </w:p>
    <w:p w14:paraId="02D187E1" w14:textId="77777777" w:rsidR="00C10408" w:rsidRDefault="00C10408" w:rsidP="5567A2CD">
      <w:pPr>
        <w:rPr>
          <w:rFonts w:ascii="Times New Roman" w:eastAsia="Times New Roman" w:hAnsi="Times New Roman" w:cs="Times New Roman"/>
        </w:rPr>
      </w:pPr>
    </w:p>
    <w:p w14:paraId="7EA8D1A9" w14:textId="77777777" w:rsidR="00C10408" w:rsidRDefault="00C10408" w:rsidP="5567A2CD">
      <w:pPr>
        <w:rPr>
          <w:rFonts w:ascii="Times New Roman" w:eastAsia="Times New Roman" w:hAnsi="Times New Roman" w:cs="Times New Roman"/>
        </w:rPr>
      </w:pPr>
    </w:p>
    <w:p w14:paraId="2BC244C3" w14:textId="77777777" w:rsidR="00C10408" w:rsidRDefault="00C10408" w:rsidP="5567A2CD">
      <w:pPr>
        <w:rPr>
          <w:rFonts w:ascii="Times New Roman" w:eastAsia="Times New Roman" w:hAnsi="Times New Roman" w:cs="Times New Roman"/>
        </w:rPr>
      </w:pPr>
    </w:p>
    <w:p w14:paraId="3A0247F7" w14:textId="77777777" w:rsidR="00C10408" w:rsidRDefault="00C10408" w:rsidP="5567A2CD">
      <w:pPr>
        <w:rPr>
          <w:rFonts w:ascii="Times New Roman" w:eastAsia="Times New Roman" w:hAnsi="Times New Roman" w:cs="Times New Roman"/>
        </w:rPr>
      </w:pPr>
    </w:p>
    <w:p w14:paraId="135FFBF3" w14:textId="77777777" w:rsidR="00C10408" w:rsidRDefault="00C10408" w:rsidP="5567A2CD">
      <w:pPr>
        <w:rPr>
          <w:rFonts w:ascii="Times New Roman" w:eastAsia="Times New Roman" w:hAnsi="Times New Roman" w:cs="Times New Roman"/>
        </w:rPr>
      </w:pPr>
    </w:p>
    <w:p w14:paraId="21671258" w14:textId="77777777" w:rsidR="00C10408" w:rsidRDefault="00C10408" w:rsidP="5567A2CD">
      <w:pPr>
        <w:rPr>
          <w:rFonts w:ascii="Times New Roman" w:eastAsia="Times New Roman" w:hAnsi="Times New Roman" w:cs="Times New Roman"/>
        </w:rPr>
      </w:pPr>
    </w:p>
    <w:p w14:paraId="0CB91138" w14:textId="77777777" w:rsidR="00C10408" w:rsidRDefault="00C10408" w:rsidP="5567A2CD">
      <w:pPr>
        <w:rPr>
          <w:rFonts w:ascii="Times New Roman" w:eastAsia="Times New Roman" w:hAnsi="Times New Roman" w:cs="Times New Roman"/>
        </w:rPr>
      </w:pPr>
    </w:p>
    <w:p w14:paraId="5F017625" w14:textId="77777777" w:rsidR="00C10408" w:rsidRDefault="00C10408" w:rsidP="5567A2CD">
      <w:pPr>
        <w:rPr>
          <w:rFonts w:ascii="Times New Roman" w:eastAsia="Times New Roman" w:hAnsi="Times New Roman" w:cs="Times New Roman"/>
        </w:rPr>
      </w:pPr>
    </w:p>
    <w:p w14:paraId="62780DC8" w14:textId="77777777" w:rsidR="00C10408" w:rsidRDefault="00C10408" w:rsidP="5567A2CD">
      <w:pPr>
        <w:rPr>
          <w:rFonts w:ascii="Times New Roman" w:eastAsia="Times New Roman" w:hAnsi="Times New Roman" w:cs="Times New Roman"/>
        </w:rPr>
      </w:pPr>
    </w:p>
    <w:p w14:paraId="7E4D03E9" w14:textId="77777777" w:rsidR="00C10408" w:rsidRDefault="00C10408" w:rsidP="5567A2CD">
      <w:pPr>
        <w:rPr>
          <w:rFonts w:ascii="Times New Roman" w:eastAsia="Times New Roman" w:hAnsi="Times New Roman" w:cs="Times New Roman"/>
        </w:rPr>
      </w:pPr>
    </w:p>
    <w:p w14:paraId="5B4D5003" w14:textId="77777777" w:rsidR="00C10408" w:rsidRDefault="00C10408" w:rsidP="5567A2CD">
      <w:pPr>
        <w:rPr>
          <w:rFonts w:ascii="Times New Roman" w:eastAsia="Times New Roman" w:hAnsi="Times New Roman" w:cs="Times New Roman"/>
        </w:rPr>
      </w:pPr>
    </w:p>
    <w:p w14:paraId="3AAA0056" w14:textId="2942E1C2" w:rsidR="000D1904" w:rsidRDefault="000D1904" w:rsidP="5567A2CD">
      <w:pPr>
        <w:rPr>
          <w:rFonts w:ascii="Times New Roman" w:eastAsia="Times New Roman" w:hAnsi="Times New Roman" w:cs="Times New Roman"/>
        </w:rPr>
      </w:pPr>
    </w:p>
    <w:p w14:paraId="57563BC6" w14:textId="600081EC" w:rsidR="000D1904" w:rsidRPr="00110C7E" w:rsidRDefault="000D1904" w:rsidP="5567A2CD">
      <w:pPr>
        <w:rPr>
          <w:rFonts w:ascii="Times New Roman" w:eastAsia="Times New Roman" w:hAnsi="Times New Roman" w:cs="Times New Roman"/>
          <w:b/>
          <w:bCs/>
        </w:rPr>
      </w:pPr>
      <w:r w:rsidRPr="00110C7E">
        <w:rPr>
          <w:rFonts w:ascii="Times New Roman" w:eastAsia="Times New Roman" w:hAnsi="Times New Roman" w:cs="Times New Roman"/>
          <w:b/>
          <w:bCs/>
        </w:rPr>
        <w:lastRenderedPageBreak/>
        <w:t xml:space="preserve">Appendix </w:t>
      </w:r>
    </w:p>
    <w:p w14:paraId="7E1D92FD" w14:textId="6CCBF8B4" w:rsidR="000D1904" w:rsidRPr="00110C7E" w:rsidRDefault="000D1904" w:rsidP="000D1904">
      <w:pPr>
        <w:rPr>
          <w:rFonts w:ascii="Times New Roman" w:eastAsia="Times New Roman" w:hAnsi="Times New Roman" w:cs="Times New Roman"/>
          <w:u w:val="single"/>
        </w:rPr>
      </w:pPr>
      <w:r w:rsidRPr="00110C7E">
        <w:rPr>
          <w:rFonts w:ascii="Times New Roman" w:eastAsia="Times New Roman" w:hAnsi="Times New Roman" w:cs="Times New Roman"/>
          <w:u w:val="single"/>
        </w:rPr>
        <w:t>Codes for the models, confusion matrix</w:t>
      </w:r>
      <w:r w:rsidR="00110C7E">
        <w:rPr>
          <w:rFonts w:ascii="Times New Roman" w:eastAsia="Times New Roman" w:hAnsi="Times New Roman" w:cs="Times New Roman"/>
          <w:u w:val="single"/>
        </w:rPr>
        <w:t>,</w:t>
      </w:r>
      <w:r w:rsidRPr="00110C7E">
        <w:rPr>
          <w:rFonts w:ascii="Times New Roman" w:eastAsia="Times New Roman" w:hAnsi="Times New Roman" w:cs="Times New Roman"/>
          <w:u w:val="single"/>
        </w:rPr>
        <w:t xml:space="preserve"> and ROC curve</w:t>
      </w:r>
    </w:p>
    <w:p w14:paraId="0BEE4C1C" w14:textId="6B7F6F55" w:rsidR="000D1904" w:rsidRDefault="000D1904" w:rsidP="5567A2CD">
      <w:pPr>
        <w:rPr>
          <w:rFonts w:ascii="Times New Roman" w:eastAsia="Times New Roman" w:hAnsi="Times New Roman" w:cs="Times New Roman"/>
        </w:rPr>
      </w:pPr>
    </w:p>
    <w:p w14:paraId="65807AD4" w14:textId="530AE65D" w:rsidR="000C48D7" w:rsidRPr="00110C7E" w:rsidRDefault="000C48D7" w:rsidP="00110C7E">
      <w:pPr>
        <w:pStyle w:val="ListParagraph"/>
        <w:numPr>
          <w:ilvl w:val="0"/>
          <w:numId w:val="37"/>
        </w:numPr>
        <w:rPr>
          <w:rFonts w:ascii="Times New Roman" w:eastAsia="Times New Roman" w:hAnsi="Times New Roman" w:cs="Times New Roman"/>
          <w:b/>
          <w:bCs/>
        </w:rPr>
      </w:pPr>
      <w:r w:rsidRPr="00110C7E">
        <w:rPr>
          <w:rFonts w:ascii="Times New Roman" w:eastAsia="Times New Roman" w:hAnsi="Times New Roman" w:cs="Times New Roman"/>
          <w:b/>
          <w:bCs/>
        </w:rPr>
        <w:t xml:space="preserve">Logistic Regression </w:t>
      </w:r>
    </w:p>
    <w:p w14:paraId="74E6932B" w14:textId="04C1E803" w:rsidR="000D1904" w:rsidRDefault="001E7819" w:rsidP="001E7819">
      <w:pPr>
        <w:rPr>
          <w:rFonts w:ascii="Times New Roman" w:eastAsia="Times New Roman" w:hAnsi="Times New Roman" w:cs="Times New Roman"/>
        </w:rPr>
      </w:pPr>
      <w:r w:rsidRPr="001E7819">
        <w:rPr>
          <w:rFonts w:ascii="Times New Roman" w:eastAsia="Times New Roman" w:hAnsi="Times New Roman" w:cs="Times New Roman"/>
          <w:noProof/>
        </w:rPr>
        <w:drawing>
          <wp:inline distT="0" distB="0" distL="0" distR="0" wp14:anchorId="1DEE637B" wp14:editId="5EB6B784">
            <wp:extent cx="5943600" cy="3088640"/>
            <wp:effectExtent l="0" t="0" r="0" b="0"/>
            <wp:docPr id="1594250147" name="Picture 1594250147" descr="A computer screen shot of a program code&#10;&#10;Description automatically generated">
              <a:extLst xmlns:a="http://schemas.openxmlformats.org/drawingml/2006/main">
                <a:ext uri="{FF2B5EF4-FFF2-40B4-BE49-F238E27FC236}">
                  <a16:creationId xmlns:a16="http://schemas.microsoft.com/office/drawing/2014/main" id="{60E5EEF8-3873-C015-2E5C-888370B71D6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94250147" name="Picture 1594250147" descr="A computer screen shot of a program code&#10;&#10;Description automatically generated">
                      <a:extLst>
                        <a:ext uri="{FF2B5EF4-FFF2-40B4-BE49-F238E27FC236}">
                          <a16:creationId xmlns:a16="http://schemas.microsoft.com/office/drawing/2014/main" id="{60E5EEF8-3873-C015-2E5C-888370B71D6A}"/>
                        </a:ext>
                      </a:extLst>
                    </pic:cNvPr>
                    <pic:cNvPicPr>
                      <a:picLocks noGrp="1" noChangeAspect="1"/>
                    </pic:cNvPicPr>
                  </pic:nvPicPr>
                  <pic:blipFill>
                    <a:blip r:embed="rId33"/>
                    <a:stretch>
                      <a:fillRect/>
                    </a:stretch>
                  </pic:blipFill>
                  <pic:spPr>
                    <a:xfrm>
                      <a:off x="0" y="0"/>
                      <a:ext cx="5943600" cy="3088640"/>
                    </a:xfrm>
                    <a:prstGeom prst="rect">
                      <a:avLst/>
                    </a:prstGeom>
                  </pic:spPr>
                </pic:pic>
              </a:graphicData>
            </a:graphic>
          </wp:inline>
        </w:drawing>
      </w:r>
    </w:p>
    <w:p w14:paraId="23621492" w14:textId="4E9FA5D7" w:rsidR="000D1904" w:rsidRDefault="000D1904" w:rsidP="5567A2CD">
      <w:pPr>
        <w:rPr>
          <w:rFonts w:ascii="Times New Roman" w:eastAsia="Times New Roman" w:hAnsi="Times New Roman" w:cs="Times New Roman"/>
        </w:rPr>
      </w:pPr>
    </w:p>
    <w:p w14:paraId="3959447E" w14:textId="25DB40D8" w:rsidR="000D1904" w:rsidRPr="00110C7E" w:rsidRDefault="001E7819" w:rsidP="001E7819">
      <w:pPr>
        <w:pStyle w:val="ListParagraph"/>
        <w:numPr>
          <w:ilvl w:val="0"/>
          <w:numId w:val="37"/>
        </w:numPr>
        <w:rPr>
          <w:rFonts w:ascii="Times New Roman" w:eastAsia="Times New Roman" w:hAnsi="Times New Roman" w:cs="Times New Roman"/>
          <w:b/>
          <w:bCs/>
        </w:rPr>
      </w:pPr>
      <w:r w:rsidRPr="00110C7E">
        <w:rPr>
          <w:rFonts w:ascii="Times New Roman" w:eastAsia="Times New Roman" w:hAnsi="Times New Roman" w:cs="Times New Roman"/>
          <w:b/>
          <w:bCs/>
        </w:rPr>
        <w:t xml:space="preserve">Random Forest </w:t>
      </w:r>
    </w:p>
    <w:p w14:paraId="26BD6929" w14:textId="334B45B3" w:rsidR="005A0FAA" w:rsidRDefault="005A0FAA" w:rsidP="000579EE">
      <w:pPr>
        <w:pStyle w:val="ListParagraph"/>
        <w:ind w:left="360"/>
        <w:jc w:val="center"/>
        <w:rPr>
          <w:rFonts w:ascii="Times New Roman" w:eastAsia="Times New Roman" w:hAnsi="Times New Roman" w:cs="Times New Roman"/>
        </w:rPr>
      </w:pPr>
      <w:r>
        <w:rPr>
          <w:noProof/>
        </w:rPr>
        <w:drawing>
          <wp:inline distT="0" distB="0" distL="0" distR="0" wp14:anchorId="1F0B2422" wp14:editId="60C0953D">
            <wp:extent cx="5445579" cy="3540790"/>
            <wp:effectExtent l="0" t="0" r="3175" b="2540"/>
            <wp:docPr id="1728157028" name="Picture 172815702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8157028"/>
                    <pic:cNvPicPr/>
                  </pic:nvPicPr>
                  <pic:blipFill>
                    <a:blip r:embed="rId34">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A2D45ED2-6E4A-9335-BD8F-A66FA2AF52D3}"/>
                        </a:ext>
                      </a:extLst>
                    </a:blip>
                    <a:stretch>
                      <a:fillRect/>
                    </a:stretch>
                  </pic:blipFill>
                  <pic:spPr>
                    <a:xfrm>
                      <a:off x="0" y="0"/>
                      <a:ext cx="5488056" cy="3568409"/>
                    </a:xfrm>
                    <a:prstGeom prst="rect">
                      <a:avLst/>
                    </a:prstGeom>
                  </pic:spPr>
                </pic:pic>
              </a:graphicData>
            </a:graphic>
          </wp:inline>
        </w:drawing>
      </w:r>
    </w:p>
    <w:p w14:paraId="7D84463F" w14:textId="77777777" w:rsidR="00110C7E" w:rsidRDefault="00110C7E" w:rsidP="00110C7E">
      <w:pPr>
        <w:pStyle w:val="ListParagraph"/>
        <w:ind w:left="360"/>
        <w:rPr>
          <w:rFonts w:ascii="Times New Roman" w:eastAsia="Times New Roman" w:hAnsi="Times New Roman" w:cs="Times New Roman"/>
        </w:rPr>
      </w:pPr>
    </w:p>
    <w:p w14:paraId="058F7934" w14:textId="77777777" w:rsidR="00110C7E" w:rsidRDefault="00110C7E" w:rsidP="00110C7E">
      <w:pPr>
        <w:pStyle w:val="ListParagraph"/>
        <w:ind w:left="360"/>
        <w:rPr>
          <w:rFonts w:ascii="Times New Roman" w:eastAsia="Times New Roman" w:hAnsi="Times New Roman" w:cs="Times New Roman"/>
        </w:rPr>
      </w:pPr>
    </w:p>
    <w:p w14:paraId="0BC8DF82" w14:textId="77777777" w:rsidR="00110C7E" w:rsidRDefault="00110C7E" w:rsidP="00110C7E">
      <w:pPr>
        <w:pStyle w:val="ListParagraph"/>
        <w:ind w:left="360"/>
        <w:rPr>
          <w:rFonts w:ascii="Times New Roman" w:eastAsia="Times New Roman" w:hAnsi="Times New Roman" w:cs="Times New Roman"/>
        </w:rPr>
      </w:pPr>
    </w:p>
    <w:p w14:paraId="0AF07B32" w14:textId="198C752A" w:rsidR="005A0FAA" w:rsidRPr="00110C7E" w:rsidRDefault="0049066C" w:rsidP="00110C7E">
      <w:pPr>
        <w:pStyle w:val="ListParagraph"/>
        <w:numPr>
          <w:ilvl w:val="0"/>
          <w:numId w:val="37"/>
        </w:numPr>
        <w:rPr>
          <w:rFonts w:ascii="Times New Roman" w:eastAsia="Times New Roman" w:hAnsi="Times New Roman" w:cs="Times New Roman"/>
          <w:b/>
          <w:bCs/>
        </w:rPr>
      </w:pPr>
      <w:r w:rsidRPr="00110C7E">
        <w:rPr>
          <w:rFonts w:ascii="Times New Roman" w:eastAsia="Times New Roman" w:hAnsi="Times New Roman" w:cs="Times New Roman"/>
          <w:b/>
          <w:bCs/>
        </w:rPr>
        <w:lastRenderedPageBreak/>
        <w:t>Decision Tree</w:t>
      </w:r>
    </w:p>
    <w:p w14:paraId="3C3804A0" w14:textId="091426BF" w:rsidR="006156DD" w:rsidRDefault="006156DD" w:rsidP="000579EE">
      <w:pPr>
        <w:pStyle w:val="ListParagraph"/>
        <w:ind w:left="360"/>
        <w:rPr>
          <w:rFonts w:ascii="Times New Roman" w:eastAsia="Times New Roman" w:hAnsi="Times New Roman" w:cs="Times New Roman"/>
        </w:rPr>
      </w:pPr>
      <w:r w:rsidRPr="006156DD">
        <w:rPr>
          <w:rFonts w:ascii="Times New Roman" w:eastAsia="Times New Roman" w:hAnsi="Times New Roman" w:cs="Times New Roman"/>
          <w:noProof/>
        </w:rPr>
        <w:drawing>
          <wp:inline distT="0" distB="0" distL="0" distR="0" wp14:anchorId="696ADB34" wp14:editId="11D317CA">
            <wp:extent cx="5202743" cy="3681386"/>
            <wp:effectExtent l="0" t="0" r="4445" b="1905"/>
            <wp:docPr id="18244417" name="Picture 18244417" descr="A computer screen shot of a program&#10;&#10;Description automatically generated">
              <a:extLst xmlns:a="http://schemas.openxmlformats.org/drawingml/2006/main">
                <a:ext uri="{FF2B5EF4-FFF2-40B4-BE49-F238E27FC236}">
                  <a16:creationId xmlns:a16="http://schemas.microsoft.com/office/drawing/2014/main" id="{3BAB37B0-220A-691B-3C5C-84A634F180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244417" name="Picture 18244417" descr="A computer screen shot of a program&#10;&#10;Description automatically generated">
                      <a:extLst>
                        <a:ext uri="{FF2B5EF4-FFF2-40B4-BE49-F238E27FC236}">
                          <a16:creationId xmlns:a16="http://schemas.microsoft.com/office/drawing/2014/main" id="{3BAB37B0-220A-691B-3C5C-84A634F1806C}"/>
                        </a:ext>
                      </a:extLst>
                    </pic:cNvPr>
                    <pic:cNvPicPr>
                      <a:picLocks noGrp="1" noChangeAspect="1"/>
                    </pic:cNvPicPr>
                  </pic:nvPicPr>
                  <pic:blipFill>
                    <a:blip r:embed="rId35"/>
                    <a:stretch>
                      <a:fillRect/>
                    </a:stretch>
                  </pic:blipFill>
                  <pic:spPr>
                    <a:xfrm>
                      <a:off x="0" y="0"/>
                      <a:ext cx="5259938" cy="3721856"/>
                    </a:xfrm>
                    <a:prstGeom prst="rect">
                      <a:avLst/>
                    </a:prstGeom>
                  </pic:spPr>
                </pic:pic>
              </a:graphicData>
            </a:graphic>
          </wp:inline>
        </w:drawing>
      </w:r>
    </w:p>
    <w:p w14:paraId="78367931" w14:textId="77777777" w:rsidR="000579EE" w:rsidRDefault="000579EE" w:rsidP="000579EE">
      <w:pPr>
        <w:pStyle w:val="ListParagraph"/>
        <w:ind w:left="360"/>
        <w:rPr>
          <w:rFonts w:ascii="Times New Roman" w:eastAsia="Times New Roman" w:hAnsi="Times New Roman" w:cs="Times New Roman"/>
        </w:rPr>
      </w:pPr>
    </w:p>
    <w:p w14:paraId="368E445A" w14:textId="4140547E" w:rsidR="006156DD" w:rsidRPr="00110C7E" w:rsidRDefault="006156DD" w:rsidP="006156DD">
      <w:pPr>
        <w:pStyle w:val="ListParagraph"/>
        <w:numPr>
          <w:ilvl w:val="0"/>
          <w:numId w:val="37"/>
        </w:numPr>
        <w:rPr>
          <w:rFonts w:ascii="Times New Roman" w:eastAsia="Times New Roman" w:hAnsi="Times New Roman" w:cs="Times New Roman"/>
          <w:b/>
          <w:bCs/>
        </w:rPr>
      </w:pPr>
      <w:r w:rsidRPr="00110C7E">
        <w:rPr>
          <w:rFonts w:ascii="Times New Roman" w:eastAsia="Times New Roman" w:hAnsi="Times New Roman" w:cs="Times New Roman"/>
          <w:b/>
          <w:bCs/>
        </w:rPr>
        <w:t>XGBoost</w:t>
      </w:r>
    </w:p>
    <w:p w14:paraId="3CD016EF" w14:textId="49EAB7B6" w:rsidR="00E92361" w:rsidRDefault="00416DA9" w:rsidP="00110C7E">
      <w:pPr>
        <w:pStyle w:val="ListParagraph"/>
        <w:ind w:left="360"/>
        <w:rPr>
          <w:rFonts w:ascii="Times New Roman" w:eastAsia="Times New Roman" w:hAnsi="Times New Roman" w:cs="Times New Roman"/>
        </w:rPr>
      </w:pPr>
      <w:r>
        <w:rPr>
          <w:noProof/>
        </w:rPr>
        <w:drawing>
          <wp:inline distT="0" distB="0" distL="0" distR="0" wp14:anchorId="4CB3197A" wp14:editId="30936868">
            <wp:extent cx="5105402" cy="3957230"/>
            <wp:effectExtent l="0" t="0" r="0" b="5715"/>
            <wp:docPr id="1914374629" name="Picture 191437462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4374629"/>
                    <pic:cNvPicPr/>
                  </pic:nvPicPr>
                  <pic:blipFill>
                    <a:blip r:embed="rId36">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75379967-25F1-4DBE-6F82-C6C3937A92F8}"/>
                        </a:ext>
                      </a:extLst>
                    </a:blip>
                    <a:stretch>
                      <a:fillRect/>
                    </a:stretch>
                  </pic:blipFill>
                  <pic:spPr>
                    <a:xfrm>
                      <a:off x="0" y="0"/>
                      <a:ext cx="5105402" cy="3957230"/>
                    </a:xfrm>
                    <a:prstGeom prst="rect">
                      <a:avLst/>
                    </a:prstGeom>
                  </pic:spPr>
                </pic:pic>
              </a:graphicData>
            </a:graphic>
          </wp:inline>
        </w:drawing>
      </w:r>
    </w:p>
    <w:p w14:paraId="57C29F9B" w14:textId="06C657E5" w:rsidR="17979823" w:rsidRDefault="17979823" w:rsidP="17979823">
      <w:pPr>
        <w:jc w:val="center"/>
        <w:rPr>
          <w:rFonts w:ascii="Times New Roman" w:hAnsi="Times New Roman" w:cs="Times New Roman"/>
          <w:b/>
          <w:bCs/>
        </w:rPr>
      </w:pPr>
    </w:p>
    <w:p w14:paraId="7ED7919E" w14:textId="4C5E4D11" w:rsidR="00E92361" w:rsidRPr="00E92361" w:rsidRDefault="00E92361" w:rsidP="08FD0C10">
      <w:pPr>
        <w:jc w:val="center"/>
        <w:rPr>
          <w:rFonts w:ascii="Times New Roman" w:hAnsi="Times New Roman" w:cs="Times New Roman"/>
          <w:b/>
          <w:bCs/>
        </w:rPr>
      </w:pPr>
      <w:r w:rsidRPr="00E92361">
        <w:rPr>
          <w:rFonts w:ascii="Times New Roman" w:hAnsi="Times New Roman" w:cs="Times New Roman"/>
          <w:b/>
          <w:bCs/>
        </w:rPr>
        <w:t>References</w:t>
      </w:r>
    </w:p>
    <w:p w14:paraId="1AD823BD" w14:textId="1234B4AA" w:rsidR="4DDF0DEA" w:rsidRDefault="4DDF0DEA" w:rsidP="4DDF0DEA">
      <w:pPr>
        <w:rPr>
          <w:rFonts w:ascii="Times New Roman" w:hAnsi="Times New Roman" w:cs="Times New Roman"/>
          <w:b/>
          <w:bCs/>
        </w:rPr>
      </w:pPr>
    </w:p>
    <w:p w14:paraId="66A43A1D" w14:textId="77777777" w:rsidR="00A95C8B" w:rsidRPr="00A95C8B" w:rsidRDefault="00A95C8B" w:rsidP="00A95C8B">
      <w:pPr>
        <w:spacing w:line="480" w:lineRule="auto"/>
        <w:ind w:left="360"/>
        <w:jc w:val="both"/>
        <w:rPr>
          <w:rFonts w:ascii="Times New Roman" w:eastAsia="Times New Roman" w:hAnsi="Times New Roman" w:cs="Times New Roman"/>
          <w:color w:val="000000" w:themeColor="text1"/>
        </w:rPr>
      </w:pPr>
      <w:r w:rsidRPr="00A95C8B">
        <w:rPr>
          <w:rFonts w:ascii="Times New Roman" w:eastAsia="Times New Roman" w:hAnsi="Times New Roman" w:cs="Times New Roman"/>
        </w:rPr>
        <w:t xml:space="preserve">Chung, J., &amp; </w:t>
      </w:r>
      <w:r w:rsidRPr="00A95C8B">
        <w:rPr>
          <w:rFonts w:ascii="Times New Roman" w:eastAsia="Times New Roman" w:hAnsi="Times New Roman" w:cs="Times New Roman"/>
          <w:color w:val="000000" w:themeColor="text1"/>
        </w:rPr>
        <w:t>Teo, J. (2022). Mental Health Prediction Using Machine Learning:</w:t>
      </w:r>
    </w:p>
    <w:p w14:paraId="5DD244BF" w14:textId="437B58FC" w:rsidR="00A95C8B" w:rsidRPr="00A95C8B" w:rsidRDefault="00A95C8B" w:rsidP="00A95C8B">
      <w:pPr>
        <w:spacing w:line="480" w:lineRule="auto"/>
        <w:ind w:left="1980"/>
        <w:jc w:val="both"/>
        <w:rPr>
          <w:rFonts w:ascii="Times New Roman" w:eastAsia="Times New Roman" w:hAnsi="Times New Roman" w:cs="Times New Roman"/>
          <w:color w:val="000000" w:themeColor="text1"/>
        </w:rPr>
      </w:pPr>
      <w:r w:rsidRPr="00A95C8B">
        <w:rPr>
          <w:rFonts w:ascii="Times New Roman" w:eastAsia="Times New Roman" w:hAnsi="Times New Roman" w:cs="Times New Roman"/>
          <w:color w:val="000000" w:themeColor="text1"/>
        </w:rPr>
        <w:t xml:space="preserve">Taxonomy, Applications, and Challenges. </w:t>
      </w:r>
      <w:r w:rsidRPr="00A95C8B">
        <w:rPr>
          <w:rFonts w:ascii="Times New Roman" w:eastAsia="Times New Roman" w:hAnsi="Times New Roman" w:cs="Times New Roman"/>
          <w:i/>
          <w:iCs/>
          <w:color w:val="000000" w:themeColor="text1"/>
        </w:rPr>
        <w:t>Applied Computational Intelligence and Soft Computing, 2022</w:t>
      </w:r>
      <w:r w:rsidRPr="00A95C8B">
        <w:rPr>
          <w:rFonts w:ascii="Times New Roman" w:eastAsia="Times New Roman" w:hAnsi="Times New Roman" w:cs="Times New Roman"/>
          <w:color w:val="000000" w:themeColor="text1"/>
        </w:rPr>
        <w:t xml:space="preserve">, 9970363. </w:t>
      </w:r>
      <w:hyperlink r:id="rId37" w:history="1">
        <w:r w:rsidRPr="00A95C8B">
          <w:rPr>
            <w:rStyle w:val="Hyperlink"/>
            <w:rFonts w:ascii="Times New Roman" w:eastAsia="Times New Roman" w:hAnsi="Times New Roman" w:cs="Times New Roman"/>
            <w:color w:val="000000" w:themeColor="text1"/>
            <w:u w:val="none"/>
          </w:rPr>
          <w:t>https://doi.org/10.1155/2022/9970363</w:t>
        </w:r>
      </w:hyperlink>
    </w:p>
    <w:p w14:paraId="57D13F44" w14:textId="78011D69" w:rsidR="00CA3D41" w:rsidRPr="00A95C8B" w:rsidRDefault="7D6F53B8" w:rsidP="00A95C8B">
      <w:pPr>
        <w:spacing w:line="480" w:lineRule="auto"/>
        <w:ind w:left="360"/>
        <w:jc w:val="both"/>
        <w:rPr>
          <w:rFonts w:ascii="Times New Roman" w:eastAsia="Times New Roman" w:hAnsi="Times New Roman" w:cs="Times New Roman"/>
        </w:rPr>
      </w:pPr>
      <w:r w:rsidRPr="00A95C8B">
        <w:rPr>
          <w:rFonts w:ascii="Times New Roman" w:eastAsia="Times New Roman" w:hAnsi="Times New Roman" w:cs="Times New Roman"/>
          <w:color w:val="1F1F1F"/>
        </w:rPr>
        <w:t xml:space="preserve">Craske, M. G., &amp; Barlow, D. H. (2014). </w:t>
      </w:r>
      <w:r w:rsidRPr="00A95C8B">
        <w:rPr>
          <w:rFonts w:ascii="Times New Roman" w:eastAsia="Times New Roman" w:hAnsi="Times New Roman" w:cs="Times New Roman"/>
          <w:i/>
          <w:iCs/>
          <w:color w:val="1F1F1F"/>
        </w:rPr>
        <w:t>Mastering your anxiety and worry: A six-week</w:t>
      </w:r>
    </w:p>
    <w:p w14:paraId="0E594117" w14:textId="60091757" w:rsidR="7D6F53B8" w:rsidRPr="00A95C8B" w:rsidRDefault="7D6F53B8" w:rsidP="00A95C8B">
      <w:pPr>
        <w:spacing w:line="480" w:lineRule="auto"/>
        <w:ind w:left="1980"/>
        <w:jc w:val="both"/>
        <w:rPr>
          <w:rFonts w:ascii="Times New Roman" w:eastAsia="Times New Roman" w:hAnsi="Times New Roman" w:cs="Times New Roman"/>
        </w:rPr>
      </w:pPr>
      <w:r w:rsidRPr="00A95C8B">
        <w:rPr>
          <w:rFonts w:ascii="Times New Roman" w:eastAsia="Times New Roman" w:hAnsi="Times New Roman" w:cs="Times New Roman"/>
          <w:i/>
          <w:iCs/>
          <w:color w:val="1F1F1F"/>
        </w:rPr>
        <w:t>program for overcoming panic disorder, agoraphobia, and generalized anxiety disorder.</w:t>
      </w:r>
      <w:r w:rsidRPr="00A95C8B">
        <w:rPr>
          <w:rFonts w:ascii="Times New Roman" w:eastAsia="Times New Roman" w:hAnsi="Times New Roman" w:cs="Times New Roman"/>
          <w:color w:val="1F1F1F"/>
        </w:rPr>
        <w:t xml:space="preserve"> New York, NY: Guilford Publications.</w:t>
      </w:r>
    </w:p>
    <w:p w14:paraId="51D4A5FC" w14:textId="77777777" w:rsidR="00CA3D41" w:rsidRPr="00A95C8B" w:rsidRDefault="27ED59A5" w:rsidP="00A95C8B">
      <w:pPr>
        <w:spacing w:line="480" w:lineRule="auto"/>
        <w:ind w:left="360"/>
        <w:jc w:val="both"/>
        <w:rPr>
          <w:rFonts w:ascii="Times New Roman" w:eastAsia="Times New Roman" w:hAnsi="Times New Roman" w:cs="Times New Roman"/>
          <w:color w:val="000000" w:themeColor="text1"/>
        </w:rPr>
      </w:pPr>
      <w:r w:rsidRPr="00A95C8B">
        <w:rPr>
          <w:rFonts w:ascii="Times New Roman" w:eastAsia="Times New Roman" w:hAnsi="Times New Roman" w:cs="Times New Roman"/>
          <w:color w:val="000000" w:themeColor="text1"/>
        </w:rPr>
        <w:t>Nemesure, M. D., Heinz, M. V., Huang, R., &amp; Jacobson, N. C. (2021). Predictive</w:t>
      </w:r>
    </w:p>
    <w:p w14:paraId="55EDE7A1" w14:textId="2C5CB5BD" w:rsidR="00E92361" w:rsidRPr="00A95C8B" w:rsidRDefault="27ED59A5" w:rsidP="00CC14C6">
      <w:pPr>
        <w:spacing w:line="480" w:lineRule="auto"/>
        <w:ind w:left="1980"/>
        <w:jc w:val="both"/>
        <w:rPr>
          <w:rFonts w:ascii="Times New Roman" w:eastAsia="Times New Roman" w:hAnsi="Times New Roman" w:cs="Times New Roman"/>
          <w:color w:val="000000" w:themeColor="text1"/>
        </w:rPr>
      </w:pPr>
      <w:r w:rsidRPr="00A95C8B">
        <w:rPr>
          <w:rFonts w:ascii="Times New Roman" w:eastAsia="Times New Roman" w:hAnsi="Times New Roman" w:cs="Times New Roman"/>
          <w:color w:val="000000" w:themeColor="text1"/>
        </w:rPr>
        <w:t xml:space="preserve">modeling of depression and anxiety using electronic health records and a novel machine learning approach with artificial intelligence. </w:t>
      </w:r>
      <w:r w:rsidRPr="00A95C8B">
        <w:rPr>
          <w:rFonts w:ascii="Times New Roman" w:eastAsia="Times New Roman" w:hAnsi="Times New Roman" w:cs="Times New Roman"/>
          <w:i/>
          <w:iCs/>
          <w:color w:val="000000" w:themeColor="text1"/>
        </w:rPr>
        <w:t>Scientific</w:t>
      </w:r>
      <w:r w:rsidR="005F1753" w:rsidRPr="00A95C8B">
        <w:rPr>
          <w:rFonts w:ascii="Times New Roman" w:eastAsia="Times New Roman" w:hAnsi="Times New Roman" w:cs="Times New Roman"/>
          <w:i/>
          <w:iCs/>
          <w:color w:val="000000" w:themeColor="text1"/>
        </w:rPr>
        <w:t xml:space="preserve"> </w:t>
      </w:r>
      <w:r w:rsidRPr="00A95C8B">
        <w:rPr>
          <w:rFonts w:ascii="Times New Roman" w:eastAsia="Times New Roman" w:hAnsi="Times New Roman" w:cs="Times New Roman"/>
          <w:i/>
          <w:iCs/>
          <w:color w:val="000000" w:themeColor="text1"/>
        </w:rPr>
        <w:t>Reports</w:t>
      </w:r>
      <w:r w:rsidRPr="00A95C8B">
        <w:rPr>
          <w:rFonts w:ascii="Times New Roman" w:eastAsia="Times New Roman" w:hAnsi="Times New Roman" w:cs="Times New Roman"/>
          <w:color w:val="000000" w:themeColor="text1"/>
        </w:rPr>
        <w:t xml:space="preserve">, </w:t>
      </w:r>
      <w:r w:rsidRPr="00A95C8B">
        <w:rPr>
          <w:rFonts w:ascii="Times New Roman" w:eastAsia="Times New Roman" w:hAnsi="Times New Roman" w:cs="Times New Roman"/>
          <w:i/>
          <w:iCs/>
          <w:color w:val="000000" w:themeColor="text1"/>
        </w:rPr>
        <w:t>11</w:t>
      </w:r>
      <w:r w:rsidRPr="00A95C8B">
        <w:rPr>
          <w:rFonts w:ascii="Times New Roman" w:eastAsia="Times New Roman" w:hAnsi="Times New Roman" w:cs="Times New Roman"/>
          <w:color w:val="000000" w:themeColor="text1"/>
        </w:rPr>
        <w:t>(1). https://doi.org/10.1038/s41598-021-81368-4</w:t>
      </w:r>
    </w:p>
    <w:p w14:paraId="5DDBB4AE" w14:textId="77777777" w:rsidR="00A95C8B" w:rsidRPr="00A95C8B" w:rsidRDefault="00A95C8B" w:rsidP="00A95C8B">
      <w:pPr>
        <w:spacing w:line="480" w:lineRule="auto"/>
        <w:ind w:left="360"/>
        <w:jc w:val="both"/>
        <w:rPr>
          <w:rFonts w:ascii="Times New Roman" w:eastAsia="Times New Roman" w:hAnsi="Times New Roman" w:cs="Times New Roman"/>
        </w:rPr>
      </w:pPr>
      <w:r w:rsidRPr="00A95C8B">
        <w:rPr>
          <w:rFonts w:ascii="Times New Roman" w:eastAsia="Times New Roman" w:hAnsi="Times New Roman" w:cs="Times New Roman"/>
        </w:rPr>
        <w:t>Tsai, C. H., Chen, P. C., Liu, D. S., Kuo, Y. Y., Hsieh, T. T., Chiang, D. L., Lai, F., &amp; Wu,</w:t>
      </w:r>
    </w:p>
    <w:p w14:paraId="50AF685A" w14:textId="77777777" w:rsidR="00A95C8B" w:rsidRPr="00A95C8B" w:rsidRDefault="00A95C8B" w:rsidP="00A95C8B">
      <w:pPr>
        <w:spacing w:line="480" w:lineRule="auto"/>
        <w:ind w:left="1980"/>
        <w:jc w:val="both"/>
        <w:rPr>
          <w:rFonts w:ascii="Times New Roman" w:eastAsia="Times New Roman" w:hAnsi="Times New Roman" w:cs="Times New Roman"/>
        </w:rPr>
      </w:pPr>
      <w:r w:rsidRPr="00A95C8B">
        <w:rPr>
          <w:rFonts w:ascii="Times New Roman" w:eastAsia="Times New Roman" w:hAnsi="Times New Roman" w:cs="Times New Roman"/>
        </w:rPr>
        <w:t xml:space="preserve">C. T. (2022). Panic Attack Prediction Using Wearable Devices and Machine Learning: Development and Cohort Study. </w:t>
      </w:r>
      <w:r w:rsidRPr="00A95C8B">
        <w:rPr>
          <w:rFonts w:ascii="Times New Roman" w:eastAsia="Times New Roman" w:hAnsi="Times New Roman" w:cs="Times New Roman"/>
          <w:i/>
          <w:iCs/>
        </w:rPr>
        <w:t>JMIR Medical Informatics</w:t>
      </w:r>
      <w:r w:rsidRPr="00A95C8B">
        <w:rPr>
          <w:rFonts w:ascii="Times New Roman" w:eastAsia="Times New Roman" w:hAnsi="Times New Roman" w:cs="Times New Roman"/>
        </w:rPr>
        <w:t xml:space="preserve">, </w:t>
      </w:r>
      <w:r w:rsidRPr="00A95C8B">
        <w:rPr>
          <w:rFonts w:ascii="Times New Roman" w:eastAsia="Times New Roman" w:hAnsi="Times New Roman" w:cs="Times New Roman"/>
          <w:i/>
          <w:iCs/>
        </w:rPr>
        <w:t>10</w:t>
      </w:r>
      <w:r w:rsidRPr="00A95C8B">
        <w:rPr>
          <w:rFonts w:ascii="Times New Roman" w:eastAsia="Times New Roman" w:hAnsi="Times New Roman" w:cs="Times New Roman"/>
        </w:rPr>
        <w:t>(2), e33063. https://doi.org/10.2196/33063</w:t>
      </w:r>
    </w:p>
    <w:p w14:paraId="0BC007C0" w14:textId="77777777" w:rsidR="00A95C8B" w:rsidRPr="005F1753" w:rsidRDefault="00A95C8B" w:rsidP="00110C7E">
      <w:pPr>
        <w:spacing w:line="480" w:lineRule="auto"/>
        <w:jc w:val="both"/>
        <w:rPr>
          <w:rFonts w:ascii="Times New Roman" w:eastAsia="Times New Roman" w:hAnsi="Times New Roman" w:cs="Times New Roman"/>
          <w:color w:val="000000" w:themeColor="text1"/>
        </w:rPr>
      </w:pPr>
    </w:p>
    <w:sectPr w:rsidR="00A95C8B" w:rsidRPr="005F17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C99BD7" w14:textId="77777777" w:rsidR="002F03A9" w:rsidRDefault="002F03A9" w:rsidP="006D073D">
      <w:r>
        <w:separator/>
      </w:r>
    </w:p>
  </w:endnote>
  <w:endnote w:type="continuationSeparator" w:id="0">
    <w:p w14:paraId="2DB9D02C" w14:textId="77777777" w:rsidR="002F03A9" w:rsidRDefault="002F03A9" w:rsidP="006D073D">
      <w:r>
        <w:continuationSeparator/>
      </w:r>
    </w:p>
  </w:endnote>
  <w:endnote w:type="continuationNotice" w:id="1">
    <w:p w14:paraId="1774447A" w14:textId="77777777" w:rsidR="002F03A9" w:rsidRDefault="002F03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autami">
    <w:panose1 w:val="020B0502040204020203"/>
    <w:charset w:val="00"/>
    <w:family w:val="swiss"/>
    <w:pitch w:val="variable"/>
    <w:sig w:usb0="00200003" w:usb1="00000000" w:usb2="00000000" w:usb3="00000000" w:csb0="00000001" w:csb1="00000000"/>
  </w:font>
  <w:font w:name="+mn-ea">
    <w:panose1 w:val="020B0604020202020204"/>
    <w:charset w:val="00"/>
    <w:family w:val="roman"/>
    <w:notTrueType/>
    <w:pitch w:val="default"/>
  </w:font>
  <w:font w:name="TimesNewRomanPS">
    <w:altName w:val="Times New Roman"/>
    <w:panose1 w:val="020B0604020202020204"/>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E8BEC6" w14:textId="77777777" w:rsidR="002F03A9" w:rsidRDefault="002F03A9" w:rsidP="006D073D">
      <w:r>
        <w:separator/>
      </w:r>
    </w:p>
  </w:footnote>
  <w:footnote w:type="continuationSeparator" w:id="0">
    <w:p w14:paraId="7DC06B63" w14:textId="77777777" w:rsidR="002F03A9" w:rsidRDefault="002F03A9" w:rsidP="006D073D">
      <w:r>
        <w:continuationSeparator/>
      </w:r>
    </w:p>
  </w:footnote>
  <w:footnote w:type="continuationNotice" w:id="1">
    <w:p w14:paraId="36D31B1D" w14:textId="77777777" w:rsidR="002F03A9" w:rsidRDefault="002F03A9"/>
  </w:footnote>
</w:footnotes>
</file>

<file path=word/intelligence2.xml><?xml version="1.0" encoding="utf-8"?>
<int2:intelligence xmlns:int2="http://schemas.microsoft.com/office/intelligence/2020/intelligence" xmlns:oel="http://schemas.microsoft.com/office/2019/extlst">
  <int2:observations>
    <int2:textHash int2:hashCode="8xBffq/R0u3blc" int2:id="gLWIrscn">
      <int2:state int2:value="Rejected" int2:type="AugLoop_Text_Critique"/>
    </int2:textHash>
    <int2:textHash int2:hashCode="870sbd3NsO1uUb" int2:id="qaFuxuk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D707B7"/>
    <w:multiLevelType w:val="hybridMultilevel"/>
    <w:tmpl w:val="B6E4E6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BDAE6B3"/>
    <w:multiLevelType w:val="hybridMultilevel"/>
    <w:tmpl w:val="FFFFFFFF"/>
    <w:lvl w:ilvl="0" w:tplc="DB98F39C">
      <w:start w:val="1"/>
      <w:numFmt w:val="bullet"/>
      <w:lvlText w:val=""/>
      <w:lvlJc w:val="left"/>
      <w:pPr>
        <w:ind w:left="720" w:hanging="360"/>
      </w:pPr>
      <w:rPr>
        <w:rFonts w:ascii="Symbol" w:hAnsi="Symbol" w:hint="default"/>
      </w:rPr>
    </w:lvl>
    <w:lvl w:ilvl="1" w:tplc="70389226">
      <w:start w:val="1"/>
      <w:numFmt w:val="bullet"/>
      <w:lvlText w:val="o"/>
      <w:lvlJc w:val="left"/>
      <w:pPr>
        <w:ind w:left="1440" w:hanging="360"/>
      </w:pPr>
      <w:rPr>
        <w:rFonts w:ascii="Courier New" w:hAnsi="Courier New" w:hint="default"/>
      </w:rPr>
    </w:lvl>
    <w:lvl w:ilvl="2" w:tplc="28FC9022">
      <w:start w:val="1"/>
      <w:numFmt w:val="bullet"/>
      <w:lvlText w:val=""/>
      <w:lvlJc w:val="left"/>
      <w:pPr>
        <w:ind w:left="2160" w:hanging="360"/>
      </w:pPr>
      <w:rPr>
        <w:rFonts w:ascii="Wingdings" w:hAnsi="Wingdings" w:hint="default"/>
      </w:rPr>
    </w:lvl>
    <w:lvl w:ilvl="3" w:tplc="CFEE73CC">
      <w:start w:val="1"/>
      <w:numFmt w:val="bullet"/>
      <w:lvlText w:val=""/>
      <w:lvlJc w:val="left"/>
      <w:pPr>
        <w:ind w:left="2880" w:hanging="360"/>
      </w:pPr>
      <w:rPr>
        <w:rFonts w:ascii="Symbol" w:hAnsi="Symbol" w:hint="default"/>
      </w:rPr>
    </w:lvl>
    <w:lvl w:ilvl="4" w:tplc="E32EFE40">
      <w:start w:val="1"/>
      <w:numFmt w:val="bullet"/>
      <w:lvlText w:val="o"/>
      <w:lvlJc w:val="left"/>
      <w:pPr>
        <w:ind w:left="3600" w:hanging="360"/>
      </w:pPr>
      <w:rPr>
        <w:rFonts w:ascii="Courier New" w:hAnsi="Courier New" w:hint="default"/>
      </w:rPr>
    </w:lvl>
    <w:lvl w:ilvl="5" w:tplc="772413CE">
      <w:start w:val="1"/>
      <w:numFmt w:val="bullet"/>
      <w:lvlText w:val=""/>
      <w:lvlJc w:val="left"/>
      <w:pPr>
        <w:ind w:left="4320" w:hanging="360"/>
      </w:pPr>
      <w:rPr>
        <w:rFonts w:ascii="Wingdings" w:hAnsi="Wingdings" w:hint="default"/>
      </w:rPr>
    </w:lvl>
    <w:lvl w:ilvl="6" w:tplc="3C46BA2C">
      <w:start w:val="1"/>
      <w:numFmt w:val="bullet"/>
      <w:lvlText w:val=""/>
      <w:lvlJc w:val="left"/>
      <w:pPr>
        <w:ind w:left="5040" w:hanging="360"/>
      </w:pPr>
      <w:rPr>
        <w:rFonts w:ascii="Symbol" w:hAnsi="Symbol" w:hint="default"/>
      </w:rPr>
    </w:lvl>
    <w:lvl w:ilvl="7" w:tplc="DA9C3E96">
      <w:start w:val="1"/>
      <w:numFmt w:val="bullet"/>
      <w:lvlText w:val="o"/>
      <w:lvlJc w:val="left"/>
      <w:pPr>
        <w:ind w:left="5760" w:hanging="360"/>
      </w:pPr>
      <w:rPr>
        <w:rFonts w:ascii="Courier New" w:hAnsi="Courier New" w:hint="default"/>
      </w:rPr>
    </w:lvl>
    <w:lvl w:ilvl="8" w:tplc="74322286">
      <w:start w:val="1"/>
      <w:numFmt w:val="bullet"/>
      <w:lvlText w:val=""/>
      <w:lvlJc w:val="left"/>
      <w:pPr>
        <w:ind w:left="6480" w:hanging="360"/>
      </w:pPr>
      <w:rPr>
        <w:rFonts w:ascii="Wingdings" w:hAnsi="Wingdings" w:hint="default"/>
      </w:rPr>
    </w:lvl>
  </w:abstractNum>
  <w:abstractNum w:abstractNumId="2" w15:restartNumberingAfterBreak="0">
    <w:nsid w:val="0D15DFF4"/>
    <w:multiLevelType w:val="hybridMultilevel"/>
    <w:tmpl w:val="45AAFF0C"/>
    <w:lvl w:ilvl="0" w:tplc="3898727E">
      <w:start w:val="1"/>
      <w:numFmt w:val="bullet"/>
      <w:lvlText w:val=""/>
      <w:lvlJc w:val="left"/>
      <w:pPr>
        <w:ind w:left="720" w:hanging="360"/>
      </w:pPr>
      <w:rPr>
        <w:rFonts w:ascii="Symbol" w:hAnsi="Symbol" w:hint="default"/>
      </w:rPr>
    </w:lvl>
    <w:lvl w:ilvl="1" w:tplc="C7D24030">
      <w:start w:val="1"/>
      <w:numFmt w:val="bullet"/>
      <w:lvlText w:val="o"/>
      <w:lvlJc w:val="left"/>
      <w:pPr>
        <w:ind w:left="1440" w:hanging="360"/>
      </w:pPr>
      <w:rPr>
        <w:rFonts w:ascii="Courier New" w:hAnsi="Courier New" w:hint="default"/>
      </w:rPr>
    </w:lvl>
    <w:lvl w:ilvl="2" w:tplc="D26E5676">
      <w:start w:val="1"/>
      <w:numFmt w:val="bullet"/>
      <w:lvlText w:val=""/>
      <w:lvlJc w:val="left"/>
      <w:pPr>
        <w:ind w:left="2160" w:hanging="360"/>
      </w:pPr>
      <w:rPr>
        <w:rFonts w:ascii="Wingdings" w:hAnsi="Wingdings" w:hint="default"/>
      </w:rPr>
    </w:lvl>
    <w:lvl w:ilvl="3" w:tplc="6EEA6FF0">
      <w:start w:val="1"/>
      <w:numFmt w:val="bullet"/>
      <w:lvlText w:val=""/>
      <w:lvlJc w:val="left"/>
      <w:pPr>
        <w:ind w:left="2880" w:hanging="360"/>
      </w:pPr>
      <w:rPr>
        <w:rFonts w:ascii="Symbol" w:hAnsi="Symbol" w:hint="default"/>
      </w:rPr>
    </w:lvl>
    <w:lvl w:ilvl="4" w:tplc="C8B209FE">
      <w:start w:val="1"/>
      <w:numFmt w:val="bullet"/>
      <w:lvlText w:val="o"/>
      <w:lvlJc w:val="left"/>
      <w:pPr>
        <w:ind w:left="3600" w:hanging="360"/>
      </w:pPr>
      <w:rPr>
        <w:rFonts w:ascii="Courier New" w:hAnsi="Courier New" w:hint="default"/>
      </w:rPr>
    </w:lvl>
    <w:lvl w:ilvl="5" w:tplc="CCAC69EA">
      <w:start w:val="1"/>
      <w:numFmt w:val="bullet"/>
      <w:lvlText w:val=""/>
      <w:lvlJc w:val="left"/>
      <w:pPr>
        <w:ind w:left="4320" w:hanging="360"/>
      </w:pPr>
      <w:rPr>
        <w:rFonts w:ascii="Wingdings" w:hAnsi="Wingdings" w:hint="default"/>
      </w:rPr>
    </w:lvl>
    <w:lvl w:ilvl="6" w:tplc="CF06B134">
      <w:start w:val="1"/>
      <w:numFmt w:val="bullet"/>
      <w:lvlText w:val=""/>
      <w:lvlJc w:val="left"/>
      <w:pPr>
        <w:ind w:left="5040" w:hanging="360"/>
      </w:pPr>
      <w:rPr>
        <w:rFonts w:ascii="Symbol" w:hAnsi="Symbol" w:hint="default"/>
      </w:rPr>
    </w:lvl>
    <w:lvl w:ilvl="7" w:tplc="84540E80">
      <w:start w:val="1"/>
      <w:numFmt w:val="bullet"/>
      <w:lvlText w:val="o"/>
      <w:lvlJc w:val="left"/>
      <w:pPr>
        <w:ind w:left="5760" w:hanging="360"/>
      </w:pPr>
      <w:rPr>
        <w:rFonts w:ascii="Courier New" w:hAnsi="Courier New" w:hint="default"/>
      </w:rPr>
    </w:lvl>
    <w:lvl w:ilvl="8" w:tplc="9C3AFF44">
      <w:start w:val="1"/>
      <w:numFmt w:val="bullet"/>
      <w:lvlText w:val=""/>
      <w:lvlJc w:val="left"/>
      <w:pPr>
        <w:ind w:left="6480" w:hanging="360"/>
      </w:pPr>
      <w:rPr>
        <w:rFonts w:ascii="Wingdings" w:hAnsi="Wingdings" w:hint="default"/>
      </w:rPr>
    </w:lvl>
  </w:abstractNum>
  <w:abstractNum w:abstractNumId="3" w15:restartNumberingAfterBreak="0">
    <w:nsid w:val="11B17607"/>
    <w:multiLevelType w:val="hybridMultilevel"/>
    <w:tmpl w:val="873A663E"/>
    <w:lvl w:ilvl="0" w:tplc="190E9D56">
      <w:start w:val="2"/>
      <w:numFmt w:val="bullet"/>
      <w:lvlText w:val="•"/>
      <w:lvlJc w:val="left"/>
      <w:pPr>
        <w:ind w:left="720" w:hanging="72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9E21FC5"/>
    <w:multiLevelType w:val="hybridMultilevel"/>
    <w:tmpl w:val="6046EEBC"/>
    <w:lvl w:ilvl="0" w:tplc="190E9D56">
      <w:start w:val="2"/>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7BA70"/>
    <w:multiLevelType w:val="hybridMultilevel"/>
    <w:tmpl w:val="B6E4E68C"/>
    <w:lvl w:ilvl="0" w:tplc="26FCE618">
      <w:start w:val="1"/>
      <w:numFmt w:val="decimal"/>
      <w:lvlText w:val="%1."/>
      <w:lvlJc w:val="left"/>
      <w:pPr>
        <w:ind w:left="720" w:hanging="360"/>
      </w:pPr>
    </w:lvl>
    <w:lvl w:ilvl="1" w:tplc="A3CC7712">
      <w:start w:val="1"/>
      <w:numFmt w:val="lowerLetter"/>
      <w:lvlText w:val="%2."/>
      <w:lvlJc w:val="left"/>
      <w:pPr>
        <w:ind w:left="1440" w:hanging="360"/>
      </w:pPr>
    </w:lvl>
    <w:lvl w:ilvl="2" w:tplc="538463A2">
      <w:start w:val="1"/>
      <w:numFmt w:val="lowerRoman"/>
      <w:lvlText w:val="%3."/>
      <w:lvlJc w:val="right"/>
      <w:pPr>
        <w:ind w:left="2160" w:hanging="180"/>
      </w:pPr>
    </w:lvl>
    <w:lvl w:ilvl="3" w:tplc="95009BE8">
      <w:start w:val="1"/>
      <w:numFmt w:val="decimal"/>
      <w:lvlText w:val="%4."/>
      <w:lvlJc w:val="left"/>
      <w:pPr>
        <w:ind w:left="2880" w:hanging="360"/>
      </w:pPr>
    </w:lvl>
    <w:lvl w:ilvl="4" w:tplc="948C47E8">
      <w:start w:val="1"/>
      <w:numFmt w:val="lowerLetter"/>
      <w:lvlText w:val="%5."/>
      <w:lvlJc w:val="left"/>
      <w:pPr>
        <w:ind w:left="3600" w:hanging="360"/>
      </w:pPr>
    </w:lvl>
    <w:lvl w:ilvl="5" w:tplc="F12E19C2">
      <w:start w:val="1"/>
      <w:numFmt w:val="lowerRoman"/>
      <w:lvlText w:val="%6."/>
      <w:lvlJc w:val="right"/>
      <w:pPr>
        <w:ind w:left="4320" w:hanging="180"/>
      </w:pPr>
    </w:lvl>
    <w:lvl w:ilvl="6" w:tplc="838AAA9A">
      <w:start w:val="1"/>
      <w:numFmt w:val="decimal"/>
      <w:lvlText w:val="%7."/>
      <w:lvlJc w:val="left"/>
      <w:pPr>
        <w:ind w:left="5040" w:hanging="360"/>
      </w:pPr>
    </w:lvl>
    <w:lvl w:ilvl="7" w:tplc="53DA4E54">
      <w:start w:val="1"/>
      <w:numFmt w:val="lowerLetter"/>
      <w:lvlText w:val="%8."/>
      <w:lvlJc w:val="left"/>
      <w:pPr>
        <w:ind w:left="5760" w:hanging="360"/>
      </w:pPr>
    </w:lvl>
    <w:lvl w:ilvl="8" w:tplc="7BF281B8">
      <w:start w:val="1"/>
      <w:numFmt w:val="lowerRoman"/>
      <w:lvlText w:val="%9."/>
      <w:lvlJc w:val="right"/>
      <w:pPr>
        <w:ind w:left="6480" w:hanging="180"/>
      </w:pPr>
    </w:lvl>
  </w:abstractNum>
  <w:abstractNum w:abstractNumId="6" w15:restartNumberingAfterBreak="0">
    <w:nsid w:val="25189F02"/>
    <w:multiLevelType w:val="hybridMultilevel"/>
    <w:tmpl w:val="FFFFFFFF"/>
    <w:lvl w:ilvl="0" w:tplc="B6A8F298">
      <w:start w:val="1"/>
      <w:numFmt w:val="bullet"/>
      <w:lvlText w:val=""/>
      <w:lvlJc w:val="left"/>
      <w:pPr>
        <w:ind w:left="720" w:hanging="360"/>
      </w:pPr>
      <w:rPr>
        <w:rFonts w:ascii="Symbol" w:hAnsi="Symbol" w:hint="default"/>
      </w:rPr>
    </w:lvl>
    <w:lvl w:ilvl="1" w:tplc="4FF01A2A">
      <w:start w:val="1"/>
      <w:numFmt w:val="bullet"/>
      <w:lvlText w:val="o"/>
      <w:lvlJc w:val="left"/>
      <w:pPr>
        <w:ind w:left="1440" w:hanging="360"/>
      </w:pPr>
      <w:rPr>
        <w:rFonts w:ascii="Courier New" w:hAnsi="Courier New" w:hint="default"/>
      </w:rPr>
    </w:lvl>
    <w:lvl w:ilvl="2" w:tplc="2D80013C">
      <w:start w:val="1"/>
      <w:numFmt w:val="bullet"/>
      <w:lvlText w:val=""/>
      <w:lvlJc w:val="left"/>
      <w:pPr>
        <w:ind w:left="2160" w:hanging="360"/>
      </w:pPr>
      <w:rPr>
        <w:rFonts w:ascii="Wingdings" w:hAnsi="Wingdings" w:hint="default"/>
      </w:rPr>
    </w:lvl>
    <w:lvl w:ilvl="3" w:tplc="BFA235E0">
      <w:start w:val="1"/>
      <w:numFmt w:val="bullet"/>
      <w:lvlText w:val=""/>
      <w:lvlJc w:val="left"/>
      <w:pPr>
        <w:ind w:left="2880" w:hanging="360"/>
      </w:pPr>
      <w:rPr>
        <w:rFonts w:ascii="Symbol" w:hAnsi="Symbol" w:hint="default"/>
      </w:rPr>
    </w:lvl>
    <w:lvl w:ilvl="4" w:tplc="4D983802">
      <w:start w:val="1"/>
      <w:numFmt w:val="bullet"/>
      <w:lvlText w:val="o"/>
      <w:lvlJc w:val="left"/>
      <w:pPr>
        <w:ind w:left="3600" w:hanging="360"/>
      </w:pPr>
      <w:rPr>
        <w:rFonts w:ascii="Courier New" w:hAnsi="Courier New" w:hint="default"/>
      </w:rPr>
    </w:lvl>
    <w:lvl w:ilvl="5" w:tplc="27E4DF36">
      <w:start w:val="1"/>
      <w:numFmt w:val="bullet"/>
      <w:lvlText w:val=""/>
      <w:lvlJc w:val="left"/>
      <w:pPr>
        <w:ind w:left="4320" w:hanging="360"/>
      </w:pPr>
      <w:rPr>
        <w:rFonts w:ascii="Wingdings" w:hAnsi="Wingdings" w:hint="default"/>
      </w:rPr>
    </w:lvl>
    <w:lvl w:ilvl="6" w:tplc="9F168770">
      <w:start w:val="1"/>
      <w:numFmt w:val="bullet"/>
      <w:lvlText w:val=""/>
      <w:lvlJc w:val="left"/>
      <w:pPr>
        <w:ind w:left="5040" w:hanging="360"/>
      </w:pPr>
      <w:rPr>
        <w:rFonts w:ascii="Symbol" w:hAnsi="Symbol" w:hint="default"/>
      </w:rPr>
    </w:lvl>
    <w:lvl w:ilvl="7" w:tplc="4FBAF98E">
      <w:start w:val="1"/>
      <w:numFmt w:val="bullet"/>
      <w:lvlText w:val="o"/>
      <w:lvlJc w:val="left"/>
      <w:pPr>
        <w:ind w:left="5760" w:hanging="360"/>
      </w:pPr>
      <w:rPr>
        <w:rFonts w:ascii="Courier New" w:hAnsi="Courier New" w:hint="default"/>
      </w:rPr>
    </w:lvl>
    <w:lvl w:ilvl="8" w:tplc="7B18A388">
      <w:start w:val="1"/>
      <w:numFmt w:val="bullet"/>
      <w:lvlText w:val=""/>
      <w:lvlJc w:val="left"/>
      <w:pPr>
        <w:ind w:left="6480" w:hanging="360"/>
      </w:pPr>
      <w:rPr>
        <w:rFonts w:ascii="Wingdings" w:hAnsi="Wingdings" w:hint="default"/>
      </w:rPr>
    </w:lvl>
  </w:abstractNum>
  <w:abstractNum w:abstractNumId="7" w15:restartNumberingAfterBreak="0">
    <w:nsid w:val="28DA6ABD"/>
    <w:multiLevelType w:val="hybridMultilevel"/>
    <w:tmpl w:val="44F01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D604AB"/>
    <w:multiLevelType w:val="hybridMultilevel"/>
    <w:tmpl w:val="9002003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B25282"/>
    <w:multiLevelType w:val="hybridMultilevel"/>
    <w:tmpl w:val="1CC2B022"/>
    <w:lvl w:ilvl="0" w:tplc="190E9D56">
      <w:start w:val="2"/>
      <w:numFmt w:val="bullet"/>
      <w:lvlText w:val="•"/>
      <w:lvlJc w:val="left"/>
      <w:pPr>
        <w:ind w:left="1440" w:hanging="72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92751E"/>
    <w:multiLevelType w:val="hybridMultilevel"/>
    <w:tmpl w:val="744AB70C"/>
    <w:lvl w:ilvl="0" w:tplc="C44C30EE">
      <w:start w:val="3"/>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3AADDDA"/>
    <w:multiLevelType w:val="hybridMultilevel"/>
    <w:tmpl w:val="FFFFFFFF"/>
    <w:lvl w:ilvl="0" w:tplc="03BEF6D4">
      <w:start w:val="1"/>
      <w:numFmt w:val="bullet"/>
      <w:lvlText w:val=""/>
      <w:lvlJc w:val="left"/>
      <w:pPr>
        <w:ind w:left="720" w:hanging="360"/>
      </w:pPr>
      <w:rPr>
        <w:rFonts w:ascii="Symbol" w:hAnsi="Symbol" w:hint="default"/>
      </w:rPr>
    </w:lvl>
    <w:lvl w:ilvl="1" w:tplc="E4E23DA8">
      <w:start w:val="1"/>
      <w:numFmt w:val="bullet"/>
      <w:lvlText w:val="o"/>
      <w:lvlJc w:val="left"/>
      <w:pPr>
        <w:ind w:left="1440" w:hanging="360"/>
      </w:pPr>
      <w:rPr>
        <w:rFonts w:ascii="Courier New" w:hAnsi="Courier New" w:hint="default"/>
      </w:rPr>
    </w:lvl>
    <w:lvl w:ilvl="2" w:tplc="CD4C5C64">
      <w:start w:val="1"/>
      <w:numFmt w:val="bullet"/>
      <w:lvlText w:val=""/>
      <w:lvlJc w:val="left"/>
      <w:pPr>
        <w:ind w:left="2160" w:hanging="360"/>
      </w:pPr>
      <w:rPr>
        <w:rFonts w:ascii="Wingdings" w:hAnsi="Wingdings" w:hint="default"/>
      </w:rPr>
    </w:lvl>
    <w:lvl w:ilvl="3" w:tplc="D278EB56">
      <w:start w:val="1"/>
      <w:numFmt w:val="bullet"/>
      <w:lvlText w:val=""/>
      <w:lvlJc w:val="left"/>
      <w:pPr>
        <w:ind w:left="2880" w:hanging="360"/>
      </w:pPr>
      <w:rPr>
        <w:rFonts w:ascii="Symbol" w:hAnsi="Symbol" w:hint="default"/>
      </w:rPr>
    </w:lvl>
    <w:lvl w:ilvl="4" w:tplc="D7F8F6FA">
      <w:start w:val="1"/>
      <w:numFmt w:val="bullet"/>
      <w:lvlText w:val="o"/>
      <w:lvlJc w:val="left"/>
      <w:pPr>
        <w:ind w:left="3600" w:hanging="360"/>
      </w:pPr>
      <w:rPr>
        <w:rFonts w:ascii="Courier New" w:hAnsi="Courier New" w:hint="default"/>
      </w:rPr>
    </w:lvl>
    <w:lvl w:ilvl="5" w:tplc="76029D00">
      <w:start w:val="1"/>
      <w:numFmt w:val="bullet"/>
      <w:lvlText w:val=""/>
      <w:lvlJc w:val="left"/>
      <w:pPr>
        <w:ind w:left="4320" w:hanging="360"/>
      </w:pPr>
      <w:rPr>
        <w:rFonts w:ascii="Wingdings" w:hAnsi="Wingdings" w:hint="default"/>
      </w:rPr>
    </w:lvl>
    <w:lvl w:ilvl="6" w:tplc="7BD63A66">
      <w:start w:val="1"/>
      <w:numFmt w:val="bullet"/>
      <w:lvlText w:val=""/>
      <w:lvlJc w:val="left"/>
      <w:pPr>
        <w:ind w:left="5040" w:hanging="360"/>
      </w:pPr>
      <w:rPr>
        <w:rFonts w:ascii="Symbol" w:hAnsi="Symbol" w:hint="default"/>
      </w:rPr>
    </w:lvl>
    <w:lvl w:ilvl="7" w:tplc="E40C284A">
      <w:start w:val="1"/>
      <w:numFmt w:val="bullet"/>
      <w:lvlText w:val="o"/>
      <w:lvlJc w:val="left"/>
      <w:pPr>
        <w:ind w:left="5760" w:hanging="360"/>
      </w:pPr>
      <w:rPr>
        <w:rFonts w:ascii="Courier New" w:hAnsi="Courier New" w:hint="default"/>
      </w:rPr>
    </w:lvl>
    <w:lvl w:ilvl="8" w:tplc="0200053E">
      <w:start w:val="1"/>
      <w:numFmt w:val="bullet"/>
      <w:lvlText w:val=""/>
      <w:lvlJc w:val="left"/>
      <w:pPr>
        <w:ind w:left="6480" w:hanging="360"/>
      </w:pPr>
      <w:rPr>
        <w:rFonts w:ascii="Wingdings" w:hAnsi="Wingdings" w:hint="default"/>
      </w:rPr>
    </w:lvl>
  </w:abstractNum>
  <w:abstractNum w:abstractNumId="12" w15:restartNumberingAfterBreak="0">
    <w:nsid w:val="366DD5E6"/>
    <w:multiLevelType w:val="hybridMultilevel"/>
    <w:tmpl w:val="FFFFFFFF"/>
    <w:lvl w:ilvl="0" w:tplc="C1FC7C5A">
      <w:start w:val="1"/>
      <w:numFmt w:val="bullet"/>
      <w:lvlText w:val=""/>
      <w:lvlJc w:val="left"/>
      <w:pPr>
        <w:ind w:left="720" w:hanging="360"/>
      </w:pPr>
      <w:rPr>
        <w:rFonts w:ascii="Symbol" w:hAnsi="Symbol" w:hint="default"/>
      </w:rPr>
    </w:lvl>
    <w:lvl w:ilvl="1" w:tplc="E4C4EFAC">
      <w:start w:val="1"/>
      <w:numFmt w:val="bullet"/>
      <w:lvlText w:val="o"/>
      <w:lvlJc w:val="left"/>
      <w:pPr>
        <w:ind w:left="1440" w:hanging="360"/>
      </w:pPr>
      <w:rPr>
        <w:rFonts w:ascii="Courier New" w:hAnsi="Courier New" w:hint="default"/>
      </w:rPr>
    </w:lvl>
    <w:lvl w:ilvl="2" w:tplc="5FA6D152">
      <w:start w:val="1"/>
      <w:numFmt w:val="bullet"/>
      <w:lvlText w:val=""/>
      <w:lvlJc w:val="left"/>
      <w:pPr>
        <w:ind w:left="2160" w:hanging="360"/>
      </w:pPr>
      <w:rPr>
        <w:rFonts w:ascii="Wingdings" w:hAnsi="Wingdings" w:hint="default"/>
      </w:rPr>
    </w:lvl>
    <w:lvl w:ilvl="3" w:tplc="CCE8769C">
      <w:start w:val="1"/>
      <w:numFmt w:val="bullet"/>
      <w:lvlText w:val=""/>
      <w:lvlJc w:val="left"/>
      <w:pPr>
        <w:ind w:left="2880" w:hanging="360"/>
      </w:pPr>
      <w:rPr>
        <w:rFonts w:ascii="Symbol" w:hAnsi="Symbol" w:hint="default"/>
      </w:rPr>
    </w:lvl>
    <w:lvl w:ilvl="4" w:tplc="DB9EF60E">
      <w:start w:val="1"/>
      <w:numFmt w:val="bullet"/>
      <w:lvlText w:val="o"/>
      <w:lvlJc w:val="left"/>
      <w:pPr>
        <w:ind w:left="3600" w:hanging="360"/>
      </w:pPr>
      <w:rPr>
        <w:rFonts w:ascii="Courier New" w:hAnsi="Courier New" w:hint="default"/>
      </w:rPr>
    </w:lvl>
    <w:lvl w:ilvl="5" w:tplc="35707A52">
      <w:start w:val="1"/>
      <w:numFmt w:val="bullet"/>
      <w:lvlText w:val=""/>
      <w:lvlJc w:val="left"/>
      <w:pPr>
        <w:ind w:left="4320" w:hanging="360"/>
      </w:pPr>
      <w:rPr>
        <w:rFonts w:ascii="Wingdings" w:hAnsi="Wingdings" w:hint="default"/>
      </w:rPr>
    </w:lvl>
    <w:lvl w:ilvl="6" w:tplc="06AE9F14">
      <w:start w:val="1"/>
      <w:numFmt w:val="bullet"/>
      <w:lvlText w:val=""/>
      <w:lvlJc w:val="left"/>
      <w:pPr>
        <w:ind w:left="5040" w:hanging="360"/>
      </w:pPr>
      <w:rPr>
        <w:rFonts w:ascii="Symbol" w:hAnsi="Symbol" w:hint="default"/>
      </w:rPr>
    </w:lvl>
    <w:lvl w:ilvl="7" w:tplc="4860E716">
      <w:start w:val="1"/>
      <w:numFmt w:val="bullet"/>
      <w:lvlText w:val="o"/>
      <w:lvlJc w:val="left"/>
      <w:pPr>
        <w:ind w:left="5760" w:hanging="360"/>
      </w:pPr>
      <w:rPr>
        <w:rFonts w:ascii="Courier New" w:hAnsi="Courier New" w:hint="default"/>
      </w:rPr>
    </w:lvl>
    <w:lvl w:ilvl="8" w:tplc="DD48B742">
      <w:start w:val="1"/>
      <w:numFmt w:val="bullet"/>
      <w:lvlText w:val=""/>
      <w:lvlJc w:val="left"/>
      <w:pPr>
        <w:ind w:left="6480" w:hanging="360"/>
      </w:pPr>
      <w:rPr>
        <w:rFonts w:ascii="Wingdings" w:hAnsi="Wingdings" w:hint="default"/>
      </w:rPr>
    </w:lvl>
  </w:abstractNum>
  <w:abstractNum w:abstractNumId="13" w15:restartNumberingAfterBreak="0">
    <w:nsid w:val="36FECAB6"/>
    <w:multiLevelType w:val="hybridMultilevel"/>
    <w:tmpl w:val="FFFFFFFF"/>
    <w:lvl w:ilvl="0" w:tplc="82047120">
      <w:start w:val="1"/>
      <w:numFmt w:val="bullet"/>
      <w:lvlText w:val=""/>
      <w:lvlJc w:val="left"/>
      <w:pPr>
        <w:ind w:left="720" w:hanging="360"/>
      </w:pPr>
      <w:rPr>
        <w:rFonts w:ascii="Symbol" w:hAnsi="Symbol" w:hint="default"/>
      </w:rPr>
    </w:lvl>
    <w:lvl w:ilvl="1" w:tplc="71AAEC34">
      <w:start w:val="1"/>
      <w:numFmt w:val="bullet"/>
      <w:lvlText w:val="o"/>
      <w:lvlJc w:val="left"/>
      <w:pPr>
        <w:ind w:left="1440" w:hanging="360"/>
      </w:pPr>
      <w:rPr>
        <w:rFonts w:ascii="Courier New" w:hAnsi="Courier New" w:hint="default"/>
      </w:rPr>
    </w:lvl>
    <w:lvl w:ilvl="2" w:tplc="5022BFF8">
      <w:start w:val="1"/>
      <w:numFmt w:val="bullet"/>
      <w:lvlText w:val=""/>
      <w:lvlJc w:val="left"/>
      <w:pPr>
        <w:ind w:left="2160" w:hanging="360"/>
      </w:pPr>
      <w:rPr>
        <w:rFonts w:ascii="Wingdings" w:hAnsi="Wingdings" w:hint="default"/>
      </w:rPr>
    </w:lvl>
    <w:lvl w:ilvl="3" w:tplc="1B562262">
      <w:start w:val="1"/>
      <w:numFmt w:val="bullet"/>
      <w:lvlText w:val=""/>
      <w:lvlJc w:val="left"/>
      <w:pPr>
        <w:ind w:left="2880" w:hanging="360"/>
      </w:pPr>
      <w:rPr>
        <w:rFonts w:ascii="Symbol" w:hAnsi="Symbol" w:hint="default"/>
      </w:rPr>
    </w:lvl>
    <w:lvl w:ilvl="4" w:tplc="531E02E4">
      <w:start w:val="1"/>
      <w:numFmt w:val="bullet"/>
      <w:lvlText w:val="o"/>
      <w:lvlJc w:val="left"/>
      <w:pPr>
        <w:ind w:left="3600" w:hanging="360"/>
      </w:pPr>
      <w:rPr>
        <w:rFonts w:ascii="Courier New" w:hAnsi="Courier New" w:hint="default"/>
      </w:rPr>
    </w:lvl>
    <w:lvl w:ilvl="5" w:tplc="1C0C818A">
      <w:start w:val="1"/>
      <w:numFmt w:val="bullet"/>
      <w:lvlText w:val=""/>
      <w:lvlJc w:val="left"/>
      <w:pPr>
        <w:ind w:left="4320" w:hanging="360"/>
      </w:pPr>
      <w:rPr>
        <w:rFonts w:ascii="Wingdings" w:hAnsi="Wingdings" w:hint="default"/>
      </w:rPr>
    </w:lvl>
    <w:lvl w:ilvl="6" w:tplc="11E86944">
      <w:start w:val="1"/>
      <w:numFmt w:val="bullet"/>
      <w:lvlText w:val=""/>
      <w:lvlJc w:val="left"/>
      <w:pPr>
        <w:ind w:left="5040" w:hanging="360"/>
      </w:pPr>
      <w:rPr>
        <w:rFonts w:ascii="Symbol" w:hAnsi="Symbol" w:hint="default"/>
      </w:rPr>
    </w:lvl>
    <w:lvl w:ilvl="7" w:tplc="C0C4D9DC">
      <w:start w:val="1"/>
      <w:numFmt w:val="bullet"/>
      <w:lvlText w:val="o"/>
      <w:lvlJc w:val="left"/>
      <w:pPr>
        <w:ind w:left="5760" w:hanging="360"/>
      </w:pPr>
      <w:rPr>
        <w:rFonts w:ascii="Courier New" w:hAnsi="Courier New" w:hint="default"/>
      </w:rPr>
    </w:lvl>
    <w:lvl w:ilvl="8" w:tplc="44E68B58">
      <w:start w:val="1"/>
      <w:numFmt w:val="bullet"/>
      <w:lvlText w:val=""/>
      <w:lvlJc w:val="left"/>
      <w:pPr>
        <w:ind w:left="6480" w:hanging="360"/>
      </w:pPr>
      <w:rPr>
        <w:rFonts w:ascii="Wingdings" w:hAnsi="Wingdings" w:hint="default"/>
      </w:rPr>
    </w:lvl>
  </w:abstractNum>
  <w:abstractNum w:abstractNumId="14" w15:restartNumberingAfterBreak="0">
    <w:nsid w:val="39070C95"/>
    <w:multiLevelType w:val="hybridMultilevel"/>
    <w:tmpl w:val="C598EB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95D1A13"/>
    <w:multiLevelType w:val="hybridMultilevel"/>
    <w:tmpl w:val="72FA76EE"/>
    <w:lvl w:ilvl="0" w:tplc="E26AA980">
      <w:start w:val="1"/>
      <w:numFmt w:val="bullet"/>
      <w:lvlText w:val=""/>
      <w:lvlJc w:val="left"/>
      <w:pPr>
        <w:ind w:left="720" w:hanging="360"/>
      </w:pPr>
      <w:rPr>
        <w:rFonts w:ascii="Symbol" w:hAnsi="Symbol" w:hint="default"/>
      </w:rPr>
    </w:lvl>
    <w:lvl w:ilvl="1" w:tplc="3A6E1A9E">
      <w:start w:val="1"/>
      <w:numFmt w:val="bullet"/>
      <w:lvlText w:val=""/>
      <w:lvlJc w:val="left"/>
      <w:pPr>
        <w:ind w:left="1440" w:hanging="360"/>
      </w:pPr>
      <w:rPr>
        <w:rFonts w:ascii="Symbol" w:hAnsi="Symbol" w:hint="default"/>
      </w:rPr>
    </w:lvl>
    <w:lvl w:ilvl="2" w:tplc="82DEE7C6">
      <w:start w:val="1"/>
      <w:numFmt w:val="bullet"/>
      <w:lvlText w:val=""/>
      <w:lvlJc w:val="left"/>
      <w:pPr>
        <w:ind w:left="2160" w:hanging="360"/>
      </w:pPr>
      <w:rPr>
        <w:rFonts w:ascii="Wingdings" w:hAnsi="Wingdings" w:hint="default"/>
      </w:rPr>
    </w:lvl>
    <w:lvl w:ilvl="3" w:tplc="22347592">
      <w:start w:val="1"/>
      <w:numFmt w:val="bullet"/>
      <w:lvlText w:val=""/>
      <w:lvlJc w:val="left"/>
      <w:pPr>
        <w:ind w:left="2880" w:hanging="360"/>
      </w:pPr>
      <w:rPr>
        <w:rFonts w:ascii="Symbol" w:hAnsi="Symbol" w:hint="default"/>
      </w:rPr>
    </w:lvl>
    <w:lvl w:ilvl="4" w:tplc="BBC06F3C">
      <w:start w:val="1"/>
      <w:numFmt w:val="bullet"/>
      <w:lvlText w:val="o"/>
      <w:lvlJc w:val="left"/>
      <w:pPr>
        <w:ind w:left="3600" w:hanging="360"/>
      </w:pPr>
      <w:rPr>
        <w:rFonts w:ascii="Courier New" w:hAnsi="Courier New" w:hint="default"/>
      </w:rPr>
    </w:lvl>
    <w:lvl w:ilvl="5" w:tplc="CDB66A88">
      <w:start w:val="1"/>
      <w:numFmt w:val="bullet"/>
      <w:lvlText w:val=""/>
      <w:lvlJc w:val="left"/>
      <w:pPr>
        <w:ind w:left="4320" w:hanging="360"/>
      </w:pPr>
      <w:rPr>
        <w:rFonts w:ascii="Wingdings" w:hAnsi="Wingdings" w:hint="default"/>
      </w:rPr>
    </w:lvl>
    <w:lvl w:ilvl="6" w:tplc="4D763612">
      <w:start w:val="1"/>
      <w:numFmt w:val="bullet"/>
      <w:lvlText w:val=""/>
      <w:lvlJc w:val="left"/>
      <w:pPr>
        <w:ind w:left="5040" w:hanging="360"/>
      </w:pPr>
      <w:rPr>
        <w:rFonts w:ascii="Symbol" w:hAnsi="Symbol" w:hint="default"/>
      </w:rPr>
    </w:lvl>
    <w:lvl w:ilvl="7" w:tplc="B7829CA8">
      <w:start w:val="1"/>
      <w:numFmt w:val="bullet"/>
      <w:lvlText w:val="o"/>
      <w:lvlJc w:val="left"/>
      <w:pPr>
        <w:ind w:left="5760" w:hanging="360"/>
      </w:pPr>
      <w:rPr>
        <w:rFonts w:ascii="Courier New" w:hAnsi="Courier New" w:hint="default"/>
      </w:rPr>
    </w:lvl>
    <w:lvl w:ilvl="8" w:tplc="8AA8E2FC">
      <w:start w:val="1"/>
      <w:numFmt w:val="bullet"/>
      <w:lvlText w:val=""/>
      <w:lvlJc w:val="left"/>
      <w:pPr>
        <w:ind w:left="6480" w:hanging="360"/>
      </w:pPr>
      <w:rPr>
        <w:rFonts w:ascii="Wingdings" w:hAnsi="Wingdings" w:hint="default"/>
      </w:rPr>
    </w:lvl>
  </w:abstractNum>
  <w:abstractNum w:abstractNumId="16" w15:restartNumberingAfterBreak="0">
    <w:nsid w:val="3DD91E34"/>
    <w:multiLevelType w:val="hybridMultilevel"/>
    <w:tmpl w:val="1870C414"/>
    <w:lvl w:ilvl="0" w:tplc="CC6C0504">
      <w:start w:val="1"/>
      <w:numFmt w:val="bullet"/>
      <w:lvlText w:val=""/>
      <w:lvlJc w:val="left"/>
      <w:pPr>
        <w:ind w:left="720" w:hanging="360"/>
      </w:pPr>
      <w:rPr>
        <w:rFonts w:ascii="Symbol" w:hAnsi="Symbol" w:hint="default"/>
      </w:rPr>
    </w:lvl>
    <w:lvl w:ilvl="1" w:tplc="D0F6E66C">
      <w:start w:val="1"/>
      <w:numFmt w:val="bullet"/>
      <w:lvlText w:val="o"/>
      <w:lvlJc w:val="left"/>
      <w:pPr>
        <w:ind w:left="1440" w:hanging="360"/>
      </w:pPr>
      <w:rPr>
        <w:rFonts w:ascii="Courier New" w:hAnsi="Courier New" w:hint="default"/>
      </w:rPr>
    </w:lvl>
    <w:lvl w:ilvl="2" w:tplc="63B231A0">
      <w:start w:val="1"/>
      <w:numFmt w:val="bullet"/>
      <w:lvlText w:val=""/>
      <w:lvlJc w:val="left"/>
      <w:pPr>
        <w:ind w:left="2160" w:hanging="360"/>
      </w:pPr>
      <w:rPr>
        <w:rFonts w:ascii="Wingdings" w:hAnsi="Wingdings" w:hint="default"/>
      </w:rPr>
    </w:lvl>
    <w:lvl w:ilvl="3" w:tplc="19C4F174">
      <w:start w:val="1"/>
      <w:numFmt w:val="bullet"/>
      <w:lvlText w:val=""/>
      <w:lvlJc w:val="left"/>
      <w:pPr>
        <w:ind w:left="2880" w:hanging="360"/>
      </w:pPr>
      <w:rPr>
        <w:rFonts w:ascii="Symbol" w:hAnsi="Symbol" w:hint="default"/>
      </w:rPr>
    </w:lvl>
    <w:lvl w:ilvl="4" w:tplc="77D00576">
      <w:start w:val="1"/>
      <w:numFmt w:val="bullet"/>
      <w:lvlText w:val="o"/>
      <w:lvlJc w:val="left"/>
      <w:pPr>
        <w:ind w:left="3600" w:hanging="360"/>
      </w:pPr>
      <w:rPr>
        <w:rFonts w:ascii="Courier New" w:hAnsi="Courier New" w:hint="default"/>
      </w:rPr>
    </w:lvl>
    <w:lvl w:ilvl="5" w:tplc="BC8E139A">
      <w:start w:val="1"/>
      <w:numFmt w:val="bullet"/>
      <w:lvlText w:val=""/>
      <w:lvlJc w:val="left"/>
      <w:pPr>
        <w:ind w:left="4320" w:hanging="360"/>
      </w:pPr>
      <w:rPr>
        <w:rFonts w:ascii="Wingdings" w:hAnsi="Wingdings" w:hint="default"/>
      </w:rPr>
    </w:lvl>
    <w:lvl w:ilvl="6" w:tplc="5C162EC0">
      <w:start w:val="1"/>
      <w:numFmt w:val="bullet"/>
      <w:lvlText w:val=""/>
      <w:lvlJc w:val="left"/>
      <w:pPr>
        <w:ind w:left="5040" w:hanging="360"/>
      </w:pPr>
      <w:rPr>
        <w:rFonts w:ascii="Symbol" w:hAnsi="Symbol" w:hint="default"/>
      </w:rPr>
    </w:lvl>
    <w:lvl w:ilvl="7" w:tplc="E3B8C866">
      <w:start w:val="1"/>
      <w:numFmt w:val="bullet"/>
      <w:lvlText w:val="o"/>
      <w:lvlJc w:val="left"/>
      <w:pPr>
        <w:ind w:left="5760" w:hanging="360"/>
      </w:pPr>
      <w:rPr>
        <w:rFonts w:ascii="Courier New" w:hAnsi="Courier New" w:hint="default"/>
      </w:rPr>
    </w:lvl>
    <w:lvl w:ilvl="8" w:tplc="8836E178">
      <w:start w:val="1"/>
      <w:numFmt w:val="bullet"/>
      <w:lvlText w:val=""/>
      <w:lvlJc w:val="left"/>
      <w:pPr>
        <w:ind w:left="6480" w:hanging="360"/>
      </w:pPr>
      <w:rPr>
        <w:rFonts w:ascii="Wingdings" w:hAnsi="Wingdings" w:hint="default"/>
      </w:rPr>
    </w:lvl>
  </w:abstractNum>
  <w:abstractNum w:abstractNumId="17" w15:restartNumberingAfterBreak="0">
    <w:nsid w:val="43AE6E1C"/>
    <w:multiLevelType w:val="hybridMultilevel"/>
    <w:tmpl w:val="FFFFFFFF"/>
    <w:lvl w:ilvl="0" w:tplc="F8740688">
      <w:start w:val="1"/>
      <w:numFmt w:val="bullet"/>
      <w:lvlText w:val=""/>
      <w:lvlJc w:val="left"/>
      <w:pPr>
        <w:ind w:left="720" w:hanging="360"/>
      </w:pPr>
      <w:rPr>
        <w:rFonts w:ascii="Symbol" w:hAnsi="Symbol" w:hint="default"/>
      </w:rPr>
    </w:lvl>
    <w:lvl w:ilvl="1" w:tplc="F126E8FA">
      <w:start w:val="1"/>
      <w:numFmt w:val="bullet"/>
      <w:lvlText w:val="o"/>
      <w:lvlJc w:val="left"/>
      <w:pPr>
        <w:ind w:left="1440" w:hanging="360"/>
      </w:pPr>
      <w:rPr>
        <w:rFonts w:ascii="Courier New" w:hAnsi="Courier New" w:hint="default"/>
      </w:rPr>
    </w:lvl>
    <w:lvl w:ilvl="2" w:tplc="6F0C7962">
      <w:start w:val="1"/>
      <w:numFmt w:val="bullet"/>
      <w:lvlText w:val=""/>
      <w:lvlJc w:val="left"/>
      <w:pPr>
        <w:ind w:left="2160" w:hanging="360"/>
      </w:pPr>
      <w:rPr>
        <w:rFonts w:ascii="Wingdings" w:hAnsi="Wingdings" w:hint="default"/>
      </w:rPr>
    </w:lvl>
    <w:lvl w:ilvl="3" w:tplc="3E246DDA">
      <w:start w:val="1"/>
      <w:numFmt w:val="bullet"/>
      <w:lvlText w:val=""/>
      <w:lvlJc w:val="left"/>
      <w:pPr>
        <w:ind w:left="2880" w:hanging="360"/>
      </w:pPr>
      <w:rPr>
        <w:rFonts w:ascii="Symbol" w:hAnsi="Symbol" w:hint="default"/>
      </w:rPr>
    </w:lvl>
    <w:lvl w:ilvl="4" w:tplc="B742D43E">
      <w:start w:val="1"/>
      <w:numFmt w:val="bullet"/>
      <w:lvlText w:val="o"/>
      <w:lvlJc w:val="left"/>
      <w:pPr>
        <w:ind w:left="3600" w:hanging="360"/>
      </w:pPr>
      <w:rPr>
        <w:rFonts w:ascii="Courier New" w:hAnsi="Courier New" w:hint="default"/>
      </w:rPr>
    </w:lvl>
    <w:lvl w:ilvl="5" w:tplc="EE224FDC">
      <w:start w:val="1"/>
      <w:numFmt w:val="bullet"/>
      <w:lvlText w:val=""/>
      <w:lvlJc w:val="left"/>
      <w:pPr>
        <w:ind w:left="4320" w:hanging="360"/>
      </w:pPr>
      <w:rPr>
        <w:rFonts w:ascii="Wingdings" w:hAnsi="Wingdings" w:hint="default"/>
      </w:rPr>
    </w:lvl>
    <w:lvl w:ilvl="6" w:tplc="1D408436">
      <w:start w:val="1"/>
      <w:numFmt w:val="bullet"/>
      <w:lvlText w:val=""/>
      <w:lvlJc w:val="left"/>
      <w:pPr>
        <w:ind w:left="5040" w:hanging="360"/>
      </w:pPr>
      <w:rPr>
        <w:rFonts w:ascii="Symbol" w:hAnsi="Symbol" w:hint="default"/>
      </w:rPr>
    </w:lvl>
    <w:lvl w:ilvl="7" w:tplc="ABD6A100">
      <w:start w:val="1"/>
      <w:numFmt w:val="bullet"/>
      <w:lvlText w:val="o"/>
      <w:lvlJc w:val="left"/>
      <w:pPr>
        <w:ind w:left="5760" w:hanging="360"/>
      </w:pPr>
      <w:rPr>
        <w:rFonts w:ascii="Courier New" w:hAnsi="Courier New" w:hint="default"/>
      </w:rPr>
    </w:lvl>
    <w:lvl w:ilvl="8" w:tplc="1B725A4C">
      <w:start w:val="1"/>
      <w:numFmt w:val="bullet"/>
      <w:lvlText w:val=""/>
      <w:lvlJc w:val="left"/>
      <w:pPr>
        <w:ind w:left="6480" w:hanging="360"/>
      </w:pPr>
      <w:rPr>
        <w:rFonts w:ascii="Wingdings" w:hAnsi="Wingdings" w:hint="default"/>
      </w:rPr>
    </w:lvl>
  </w:abstractNum>
  <w:abstractNum w:abstractNumId="18" w15:restartNumberingAfterBreak="0">
    <w:nsid w:val="45DA0EF3"/>
    <w:multiLevelType w:val="hybridMultilevel"/>
    <w:tmpl w:val="5DB2F210"/>
    <w:lvl w:ilvl="0" w:tplc="7C1E305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D64050"/>
    <w:multiLevelType w:val="hybridMultilevel"/>
    <w:tmpl w:val="334A02AC"/>
    <w:lvl w:ilvl="0" w:tplc="FFFFFFFF">
      <w:start w:val="4"/>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81FB36C"/>
    <w:multiLevelType w:val="hybridMultilevel"/>
    <w:tmpl w:val="FFFFFFFF"/>
    <w:lvl w:ilvl="0" w:tplc="83DC0098">
      <w:start w:val="1"/>
      <w:numFmt w:val="bullet"/>
      <w:lvlText w:val=""/>
      <w:lvlJc w:val="left"/>
      <w:pPr>
        <w:ind w:left="720" w:hanging="360"/>
      </w:pPr>
      <w:rPr>
        <w:rFonts w:ascii="Symbol" w:hAnsi="Symbol" w:hint="default"/>
      </w:rPr>
    </w:lvl>
    <w:lvl w:ilvl="1" w:tplc="1A9AD808">
      <w:start w:val="1"/>
      <w:numFmt w:val="bullet"/>
      <w:lvlText w:val="o"/>
      <w:lvlJc w:val="left"/>
      <w:pPr>
        <w:ind w:left="1440" w:hanging="360"/>
      </w:pPr>
      <w:rPr>
        <w:rFonts w:ascii="Courier New" w:hAnsi="Courier New" w:hint="default"/>
      </w:rPr>
    </w:lvl>
    <w:lvl w:ilvl="2" w:tplc="3D48725E">
      <w:start w:val="1"/>
      <w:numFmt w:val="bullet"/>
      <w:lvlText w:val=""/>
      <w:lvlJc w:val="left"/>
      <w:pPr>
        <w:ind w:left="2160" w:hanging="360"/>
      </w:pPr>
      <w:rPr>
        <w:rFonts w:ascii="Wingdings" w:hAnsi="Wingdings" w:hint="default"/>
      </w:rPr>
    </w:lvl>
    <w:lvl w:ilvl="3" w:tplc="F9A003D2">
      <w:start w:val="1"/>
      <w:numFmt w:val="bullet"/>
      <w:lvlText w:val=""/>
      <w:lvlJc w:val="left"/>
      <w:pPr>
        <w:ind w:left="2880" w:hanging="360"/>
      </w:pPr>
      <w:rPr>
        <w:rFonts w:ascii="Symbol" w:hAnsi="Symbol" w:hint="default"/>
      </w:rPr>
    </w:lvl>
    <w:lvl w:ilvl="4" w:tplc="CF12A544">
      <w:start w:val="1"/>
      <w:numFmt w:val="bullet"/>
      <w:lvlText w:val="o"/>
      <w:lvlJc w:val="left"/>
      <w:pPr>
        <w:ind w:left="3600" w:hanging="360"/>
      </w:pPr>
      <w:rPr>
        <w:rFonts w:ascii="Courier New" w:hAnsi="Courier New" w:hint="default"/>
      </w:rPr>
    </w:lvl>
    <w:lvl w:ilvl="5" w:tplc="B85C391E">
      <w:start w:val="1"/>
      <w:numFmt w:val="bullet"/>
      <w:lvlText w:val=""/>
      <w:lvlJc w:val="left"/>
      <w:pPr>
        <w:ind w:left="4320" w:hanging="360"/>
      </w:pPr>
      <w:rPr>
        <w:rFonts w:ascii="Wingdings" w:hAnsi="Wingdings" w:hint="default"/>
      </w:rPr>
    </w:lvl>
    <w:lvl w:ilvl="6" w:tplc="8DC43B9A">
      <w:start w:val="1"/>
      <w:numFmt w:val="bullet"/>
      <w:lvlText w:val=""/>
      <w:lvlJc w:val="left"/>
      <w:pPr>
        <w:ind w:left="5040" w:hanging="360"/>
      </w:pPr>
      <w:rPr>
        <w:rFonts w:ascii="Symbol" w:hAnsi="Symbol" w:hint="default"/>
      </w:rPr>
    </w:lvl>
    <w:lvl w:ilvl="7" w:tplc="FFD0924E">
      <w:start w:val="1"/>
      <w:numFmt w:val="bullet"/>
      <w:lvlText w:val="o"/>
      <w:lvlJc w:val="left"/>
      <w:pPr>
        <w:ind w:left="5760" w:hanging="360"/>
      </w:pPr>
      <w:rPr>
        <w:rFonts w:ascii="Courier New" w:hAnsi="Courier New" w:hint="default"/>
      </w:rPr>
    </w:lvl>
    <w:lvl w:ilvl="8" w:tplc="626E9910">
      <w:start w:val="1"/>
      <w:numFmt w:val="bullet"/>
      <w:lvlText w:val=""/>
      <w:lvlJc w:val="left"/>
      <w:pPr>
        <w:ind w:left="6480" w:hanging="360"/>
      </w:pPr>
      <w:rPr>
        <w:rFonts w:ascii="Wingdings" w:hAnsi="Wingdings" w:hint="default"/>
      </w:rPr>
    </w:lvl>
  </w:abstractNum>
  <w:abstractNum w:abstractNumId="21" w15:restartNumberingAfterBreak="0">
    <w:nsid w:val="48405215"/>
    <w:multiLevelType w:val="hybridMultilevel"/>
    <w:tmpl w:val="FFFFFFFF"/>
    <w:lvl w:ilvl="0" w:tplc="372CFE88">
      <w:start w:val="1"/>
      <w:numFmt w:val="bullet"/>
      <w:lvlText w:val=""/>
      <w:lvlJc w:val="left"/>
      <w:pPr>
        <w:ind w:left="720" w:hanging="360"/>
      </w:pPr>
      <w:rPr>
        <w:rFonts w:ascii="Symbol" w:hAnsi="Symbol" w:hint="default"/>
      </w:rPr>
    </w:lvl>
    <w:lvl w:ilvl="1" w:tplc="51D26538">
      <w:start w:val="1"/>
      <w:numFmt w:val="bullet"/>
      <w:lvlText w:val="o"/>
      <w:lvlJc w:val="left"/>
      <w:pPr>
        <w:ind w:left="1440" w:hanging="360"/>
      </w:pPr>
      <w:rPr>
        <w:rFonts w:ascii="Courier New" w:hAnsi="Courier New" w:hint="default"/>
      </w:rPr>
    </w:lvl>
    <w:lvl w:ilvl="2" w:tplc="6EAE98A4">
      <w:start w:val="1"/>
      <w:numFmt w:val="bullet"/>
      <w:lvlText w:val=""/>
      <w:lvlJc w:val="left"/>
      <w:pPr>
        <w:ind w:left="2160" w:hanging="360"/>
      </w:pPr>
      <w:rPr>
        <w:rFonts w:ascii="Wingdings" w:hAnsi="Wingdings" w:hint="default"/>
      </w:rPr>
    </w:lvl>
    <w:lvl w:ilvl="3" w:tplc="4D96D986">
      <w:start w:val="1"/>
      <w:numFmt w:val="bullet"/>
      <w:lvlText w:val=""/>
      <w:lvlJc w:val="left"/>
      <w:pPr>
        <w:ind w:left="2880" w:hanging="360"/>
      </w:pPr>
      <w:rPr>
        <w:rFonts w:ascii="Symbol" w:hAnsi="Symbol" w:hint="default"/>
      </w:rPr>
    </w:lvl>
    <w:lvl w:ilvl="4" w:tplc="772A15CC">
      <w:start w:val="1"/>
      <w:numFmt w:val="bullet"/>
      <w:lvlText w:val="o"/>
      <w:lvlJc w:val="left"/>
      <w:pPr>
        <w:ind w:left="3600" w:hanging="360"/>
      </w:pPr>
      <w:rPr>
        <w:rFonts w:ascii="Courier New" w:hAnsi="Courier New" w:hint="default"/>
      </w:rPr>
    </w:lvl>
    <w:lvl w:ilvl="5" w:tplc="8D2E828E">
      <w:start w:val="1"/>
      <w:numFmt w:val="bullet"/>
      <w:lvlText w:val=""/>
      <w:lvlJc w:val="left"/>
      <w:pPr>
        <w:ind w:left="4320" w:hanging="360"/>
      </w:pPr>
      <w:rPr>
        <w:rFonts w:ascii="Wingdings" w:hAnsi="Wingdings" w:hint="default"/>
      </w:rPr>
    </w:lvl>
    <w:lvl w:ilvl="6" w:tplc="EDAED6C8">
      <w:start w:val="1"/>
      <w:numFmt w:val="bullet"/>
      <w:lvlText w:val=""/>
      <w:lvlJc w:val="left"/>
      <w:pPr>
        <w:ind w:left="5040" w:hanging="360"/>
      </w:pPr>
      <w:rPr>
        <w:rFonts w:ascii="Symbol" w:hAnsi="Symbol" w:hint="default"/>
      </w:rPr>
    </w:lvl>
    <w:lvl w:ilvl="7" w:tplc="3A8EEDA6">
      <w:start w:val="1"/>
      <w:numFmt w:val="bullet"/>
      <w:lvlText w:val="o"/>
      <w:lvlJc w:val="left"/>
      <w:pPr>
        <w:ind w:left="5760" w:hanging="360"/>
      </w:pPr>
      <w:rPr>
        <w:rFonts w:ascii="Courier New" w:hAnsi="Courier New" w:hint="default"/>
      </w:rPr>
    </w:lvl>
    <w:lvl w:ilvl="8" w:tplc="7F0A1440">
      <w:start w:val="1"/>
      <w:numFmt w:val="bullet"/>
      <w:lvlText w:val=""/>
      <w:lvlJc w:val="left"/>
      <w:pPr>
        <w:ind w:left="6480" w:hanging="360"/>
      </w:pPr>
      <w:rPr>
        <w:rFonts w:ascii="Wingdings" w:hAnsi="Wingdings" w:hint="default"/>
      </w:rPr>
    </w:lvl>
  </w:abstractNum>
  <w:abstractNum w:abstractNumId="22" w15:restartNumberingAfterBreak="0">
    <w:nsid w:val="49FD751E"/>
    <w:multiLevelType w:val="hybridMultilevel"/>
    <w:tmpl w:val="FFFFFFFF"/>
    <w:lvl w:ilvl="0" w:tplc="ED2EC4F4">
      <w:start w:val="1"/>
      <w:numFmt w:val="bullet"/>
      <w:lvlText w:val=""/>
      <w:lvlJc w:val="left"/>
      <w:pPr>
        <w:ind w:left="720" w:hanging="360"/>
      </w:pPr>
      <w:rPr>
        <w:rFonts w:ascii="Symbol" w:hAnsi="Symbol" w:hint="default"/>
      </w:rPr>
    </w:lvl>
    <w:lvl w:ilvl="1" w:tplc="68A04CA2">
      <w:start w:val="1"/>
      <w:numFmt w:val="bullet"/>
      <w:lvlText w:val="o"/>
      <w:lvlJc w:val="left"/>
      <w:pPr>
        <w:ind w:left="1440" w:hanging="360"/>
      </w:pPr>
      <w:rPr>
        <w:rFonts w:ascii="Courier New" w:hAnsi="Courier New" w:hint="default"/>
      </w:rPr>
    </w:lvl>
    <w:lvl w:ilvl="2" w:tplc="4636E728">
      <w:start w:val="1"/>
      <w:numFmt w:val="bullet"/>
      <w:lvlText w:val=""/>
      <w:lvlJc w:val="left"/>
      <w:pPr>
        <w:ind w:left="2160" w:hanging="360"/>
      </w:pPr>
      <w:rPr>
        <w:rFonts w:ascii="Wingdings" w:hAnsi="Wingdings" w:hint="default"/>
      </w:rPr>
    </w:lvl>
    <w:lvl w:ilvl="3" w:tplc="A1A4BBFE">
      <w:start w:val="1"/>
      <w:numFmt w:val="bullet"/>
      <w:lvlText w:val=""/>
      <w:lvlJc w:val="left"/>
      <w:pPr>
        <w:ind w:left="2880" w:hanging="360"/>
      </w:pPr>
      <w:rPr>
        <w:rFonts w:ascii="Symbol" w:hAnsi="Symbol" w:hint="default"/>
      </w:rPr>
    </w:lvl>
    <w:lvl w:ilvl="4" w:tplc="905C9DCC">
      <w:start w:val="1"/>
      <w:numFmt w:val="bullet"/>
      <w:lvlText w:val="o"/>
      <w:lvlJc w:val="left"/>
      <w:pPr>
        <w:ind w:left="3600" w:hanging="360"/>
      </w:pPr>
      <w:rPr>
        <w:rFonts w:ascii="Courier New" w:hAnsi="Courier New" w:hint="default"/>
      </w:rPr>
    </w:lvl>
    <w:lvl w:ilvl="5" w:tplc="470297EC">
      <w:start w:val="1"/>
      <w:numFmt w:val="bullet"/>
      <w:lvlText w:val=""/>
      <w:lvlJc w:val="left"/>
      <w:pPr>
        <w:ind w:left="4320" w:hanging="360"/>
      </w:pPr>
      <w:rPr>
        <w:rFonts w:ascii="Wingdings" w:hAnsi="Wingdings" w:hint="default"/>
      </w:rPr>
    </w:lvl>
    <w:lvl w:ilvl="6" w:tplc="A96AED42">
      <w:start w:val="1"/>
      <w:numFmt w:val="bullet"/>
      <w:lvlText w:val=""/>
      <w:lvlJc w:val="left"/>
      <w:pPr>
        <w:ind w:left="5040" w:hanging="360"/>
      </w:pPr>
      <w:rPr>
        <w:rFonts w:ascii="Symbol" w:hAnsi="Symbol" w:hint="default"/>
      </w:rPr>
    </w:lvl>
    <w:lvl w:ilvl="7" w:tplc="B682524A">
      <w:start w:val="1"/>
      <w:numFmt w:val="bullet"/>
      <w:lvlText w:val="o"/>
      <w:lvlJc w:val="left"/>
      <w:pPr>
        <w:ind w:left="5760" w:hanging="360"/>
      </w:pPr>
      <w:rPr>
        <w:rFonts w:ascii="Courier New" w:hAnsi="Courier New" w:hint="default"/>
      </w:rPr>
    </w:lvl>
    <w:lvl w:ilvl="8" w:tplc="6D1AF326">
      <w:start w:val="1"/>
      <w:numFmt w:val="bullet"/>
      <w:lvlText w:val=""/>
      <w:lvlJc w:val="left"/>
      <w:pPr>
        <w:ind w:left="6480" w:hanging="360"/>
      </w:pPr>
      <w:rPr>
        <w:rFonts w:ascii="Wingdings" w:hAnsi="Wingdings" w:hint="default"/>
      </w:rPr>
    </w:lvl>
  </w:abstractNum>
  <w:abstractNum w:abstractNumId="23" w15:restartNumberingAfterBreak="0">
    <w:nsid w:val="4BE8D10A"/>
    <w:multiLevelType w:val="hybridMultilevel"/>
    <w:tmpl w:val="FFFFFFFF"/>
    <w:lvl w:ilvl="0" w:tplc="CE66CDFE">
      <w:start w:val="1"/>
      <w:numFmt w:val="bullet"/>
      <w:lvlText w:val=""/>
      <w:lvlJc w:val="left"/>
      <w:pPr>
        <w:ind w:left="720" w:hanging="360"/>
      </w:pPr>
      <w:rPr>
        <w:rFonts w:ascii="Symbol" w:hAnsi="Symbol" w:hint="default"/>
      </w:rPr>
    </w:lvl>
    <w:lvl w:ilvl="1" w:tplc="0CCE9952">
      <w:start w:val="1"/>
      <w:numFmt w:val="bullet"/>
      <w:lvlText w:val="o"/>
      <w:lvlJc w:val="left"/>
      <w:pPr>
        <w:ind w:left="1440" w:hanging="360"/>
      </w:pPr>
      <w:rPr>
        <w:rFonts w:ascii="Courier New" w:hAnsi="Courier New" w:hint="default"/>
      </w:rPr>
    </w:lvl>
    <w:lvl w:ilvl="2" w:tplc="6A68B8D8">
      <w:start w:val="1"/>
      <w:numFmt w:val="bullet"/>
      <w:lvlText w:val=""/>
      <w:lvlJc w:val="left"/>
      <w:pPr>
        <w:ind w:left="2160" w:hanging="360"/>
      </w:pPr>
      <w:rPr>
        <w:rFonts w:ascii="Wingdings" w:hAnsi="Wingdings" w:hint="default"/>
      </w:rPr>
    </w:lvl>
    <w:lvl w:ilvl="3" w:tplc="B65C8EC0">
      <w:start w:val="1"/>
      <w:numFmt w:val="bullet"/>
      <w:lvlText w:val=""/>
      <w:lvlJc w:val="left"/>
      <w:pPr>
        <w:ind w:left="2880" w:hanging="360"/>
      </w:pPr>
      <w:rPr>
        <w:rFonts w:ascii="Symbol" w:hAnsi="Symbol" w:hint="default"/>
      </w:rPr>
    </w:lvl>
    <w:lvl w:ilvl="4" w:tplc="F4CE253C">
      <w:start w:val="1"/>
      <w:numFmt w:val="bullet"/>
      <w:lvlText w:val="o"/>
      <w:lvlJc w:val="left"/>
      <w:pPr>
        <w:ind w:left="3600" w:hanging="360"/>
      </w:pPr>
      <w:rPr>
        <w:rFonts w:ascii="Courier New" w:hAnsi="Courier New" w:hint="default"/>
      </w:rPr>
    </w:lvl>
    <w:lvl w:ilvl="5" w:tplc="DC204D8A">
      <w:start w:val="1"/>
      <w:numFmt w:val="bullet"/>
      <w:lvlText w:val=""/>
      <w:lvlJc w:val="left"/>
      <w:pPr>
        <w:ind w:left="4320" w:hanging="360"/>
      </w:pPr>
      <w:rPr>
        <w:rFonts w:ascii="Wingdings" w:hAnsi="Wingdings" w:hint="default"/>
      </w:rPr>
    </w:lvl>
    <w:lvl w:ilvl="6" w:tplc="22045666">
      <w:start w:val="1"/>
      <w:numFmt w:val="bullet"/>
      <w:lvlText w:val=""/>
      <w:lvlJc w:val="left"/>
      <w:pPr>
        <w:ind w:left="5040" w:hanging="360"/>
      </w:pPr>
      <w:rPr>
        <w:rFonts w:ascii="Symbol" w:hAnsi="Symbol" w:hint="default"/>
      </w:rPr>
    </w:lvl>
    <w:lvl w:ilvl="7" w:tplc="055E3BF6">
      <w:start w:val="1"/>
      <w:numFmt w:val="bullet"/>
      <w:lvlText w:val="o"/>
      <w:lvlJc w:val="left"/>
      <w:pPr>
        <w:ind w:left="5760" w:hanging="360"/>
      </w:pPr>
      <w:rPr>
        <w:rFonts w:ascii="Courier New" w:hAnsi="Courier New" w:hint="default"/>
      </w:rPr>
    </w:lvl>
    <w:lvl w:ilvl="8" w:tplc="99447594">
      <w:start w:val="1"/>
      <w:numFmt w:val="bullet"/>
      <w:lvlText w:val=""/>
      <w:lvlJc w:val="left"/>
      <w:pPr>
        <w:ind w:left="6480" w:hanging="360"/>
      </w:pPr>
      <w:rPr>
        <w:rFonts w:ascii="Wingdings" w:hAnsi="Wingdings" w:hint="default"/>
      </w:rPr>
    </w:lvl>
  </w:abstractNum>
  <w:abstractNum w:abstractNumId="24" w15:restartNumberingAfterBreak="0">
    <w:nsid w:val="4E5F64E0"/>
    <w:multiLevelType w:val="hybridMultilevel"/>
    <w:tmpl w:val="7C9A8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F315E2"/>
    <w:multiLevelType w:val="hybridMultilevel"/>
    <w:tmpl w:val="F10621E8"/>
    <w:lvl w:ilvl="0" w:tplc="7C1E305E">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4FCC16DD"/>
    <w:multiLevelType w:val="hybridMultilevel"/>
    <w:tmpl w:val="35F08D4E"/>
    <w:lvl w:ilvl="0" w:tplc="58589816">
      <w:start w:val="8"/>
      <w:numFmt w:val="decimal"/>
      <w:pStyle w:val="Heading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22B59B7"/>
    <w:multiLevelType w:val="hybridMultilevel"/>
    <w:tmpl w:val="88DE335A"/>
    <w:lvl w:ilvl="0" w:tplc="4B5A1818">
      <w:start w:val="1"/>
      <w:numFmt w:val="bullet"/>
      <w:lvlText w:val=""/>
      <w:lvlJc w:val="left"/>
      <w:pPr>
        <w:ind w:left="720" w:hanging="360"/>
      </w:pPr>
      <w:rPr>
        <w:rFonts w:ascii="Symbol" w:hAnsi="Symbol" w:hint="default"/>
      </w:rPr>
    </w:lvl>
    <w:lvl w:ilvl="1" w:tplc="CEEA7FD6">
      <w:start w:val="1"/>
      <w:numFmt w:val="bullet"/>
      <w:lvlText w:val="o"/>
      <w:lvlJc w:val="left"/>
      <w:pPr>
        <w:ind w:left="1440" w:hanging="360"/>
      </w:pPr>
      <w:rPr>
        <w:rFonts w:ascii="Courier New" w:hAnsi="Courier New" w:hint="default"/>
      </w:rPr>
    </w:lvl>
    <w:lvl w:ilvl="2" w:tplc="C39CC140">
      <w:start w:val="1"/>
      <w:numFmt w:val="bullet"/>
      <w:lvlText w:val=""/>
      <w:lvlJc w:val="left"/>
      <w:pPr>
        <w:ind w:left="2160" w:hanging="360"/>
      </w:pPr>
      <w:rPr>
        <w:rFonts w:ascii="Wingdings" w:hAnsi="Wingdings" w:hint="default"/>
      </w:rPr>
    </w:lvl>
    <w:lvl w:ilvl="3" w:tplc="353ED81C">
      <w:start w:val="1"/>
      <w:numFmt w:val="bullet"/>
      <w:lvlText w:val=""/>
      <w:lvlJc w:val="left"/>
      <w:pPr>
        <w:ind w:left="2880" w:hanging="360"/>
      </w:pPr>
      <w:rPr>
        <w:rFonts w:ascii="Symbol" w:hAnsi="Symbol" w:hint="default"/>
      </w:rPr>
    </w:lvl>
    <w:lvl w:ilvl="4" w:tplc="50BA75BA">
      <w:start w:val="1"/>
      <w:numFmt w:val="bullet"/>
      <w:lvlText w:val="o"/>
      <w:lvlJc w:val="left"/>
      <w:pPr>
        <w:ind w:left="3600" w:hanging="360"/>
      </w:pPr>
      <w:rPr>
        <w:rFonts w:ascii="Courier New" w:hAnsi="Courier New" w:hint="default"/>
      </w:rPr>
    </w:lvl>
    <w:lvl w:ilvl="5" w:tplc="FD2286C4">
      <w:start w:val="1"/>
      <w:numFmt w:val="bullet"/>
      <w:lvlText w:val=""/>
      <w:lvlJc w:val="left"/>
      <w:pPr>
        <w:ind w:left="4320" w:hanging="360"/>
      </w:pPr>
      <w:rPr>
        <w:rFonts w:ascii="Wingdings" w:hAnsi="Wingdings" w:hint="default"/>
      </w:rPr>
    </w:lvl>
    <w:lvl w:ilvl="6" w:tplc="91F03D3C">
      <w:start w:val="1"/>
      <w:numFmt w:val="bullet"/>
      <w:lvlText w:val=""/>
      <w:lvlJc w:val="left"/>
      <w:pPr>
        <w:ind w:left="5040" w:hanging="360"/>
      </w:pPr>
      <w:rPr>
        <w:rFonts w:ascii="Symbol" w:hAnsi="Symbol" w:hint="default"/>
      </w:rPr>
    </w:lvl>
    <w:lvl w:ilvl="7" w:tplc="82CE9450">
      <w:start w:val="1"/>
      <w:numFmt w:val="bullet"/>
      <w:lvlText w:val="o"/>
      <w:lvlJc w:val="left"/>
      <w:pPr>
        <w:ind w:left="5760" w:hanging="360"/>
      </w:pPr>
      <w:rPr>
        <w:rFonts w:ascii="Courier New" w:hAnsi="Courier New" w:hint="default"/>
      </w:rPr>
    </w:lvl>
    <w:lvl w:ilvl="8" w:tplc="6BFE608C">
      <w:start w:val="1"/>
      <w:numFmt w:val="bullet"/>
      <w:lvlText w:val=""/>
      <w:lvlJc w:val="left"/>
      <w:pPr>
        <w:ind w:left="6480" w:hanging="360"/>
      </w:pPr>
      <w:rPr>
        <w:rFonts w:ascii="Wingdings" w:hAnsi="Wingdings" w:hint="default"/>
      </w:rPr>
    </w:lvl>
  </w:abstractNum>
  <w:abstractNum w:abstractNumId="28" w15:restartNumberingAfterBreak="0">
    <w:nsid w:val="5247350E"/>
    <w:multiLevelType w:val="multilevel"/>
    <w:tmpl w:val="BCDA667C"/>
    <w:lvl w:ilvl="0">
      <w:start w:val="1"/>
      <w:numFmt w:val="decimal"/>
      <w:lvlText w:val="%1"/>
      <w:lvlJc w:val="left"/>
      <w:pPr>
        <w:ind w:left="720" w:hanging="720"/>
      </w:pPr>
      <w:rPr>
        <w:rFonts w:ascii="Times New Roman" w:hAnsi="Times New Roman" w:hint="default"/>
        <w:b/>
        <w:i w:val="0"/>
        <w:sz w:val="20"/>
      </w:rPr>
    </w:lvl>
    <w:lvl w:ilvl="1">
      <w:start w:val="1"/>
      <w:numFmt w:val="decimal"/>
      <w:lvlRestart w:val="0"/>
      <w:lvlText w:val="%1.%2"/>
      <w:lvlJc w:val="left"/>
      <w:pPr>
        <w:ind w:left="720" w:hanging="720"/>
      </w:pPr>
      <w:rPr>
        <w:rFonts w:ascii="Times New Roman" w:hAnsi="Times New Roman" w:hint="default"/>
        <w:b/>
        <w:i w:val="0"/>
        <w:sz w:val="20"/>
      </w:rPr>
    </w:lvl>
    <w:lvl w:ilvl="2">
      <w:start w:val="1"/>
      <w:numFmt w:val="none"/>
      <w:lvlRestart w:val="0"/>
      <w:lvlText w:val=""/>
      <w:lvlJc w:val="left"/>
      <w:pPr>
        <w:ind w:left="720" w:hanging="720"/>
      </w:pPr>
      <w:rPr>
        <w:rFonts w:hint="default"/>
        <w:b/>
        <w:i w:val="0"/>
        <w:sz w:val="20"/>
      </w:rPr>
    </w:lvl>
    <w:lvl w:ilvl="3">
      <w:start w:val="1"/>
      <w:numFmt w:val="none"/>
      <w:lvlText w:val=""/>
      <w:lvlJc w:val="left"/>
      <w:pPr>
        <w:ind w:left="720" w:hanging="720"/>
      </w:pPr>
      <w:rPr>
        <w:rFonts w:hint="default"/>
      </w:rPr>
    </w:lvl>
    <w:lvl w:ilvl="4">
      <w:start w:val="1"/>
      <w:numFmt w:val="none"/>
      <w:lvlText w:val=""/>
      <w:lvlJc w:val="left"/>
      <w:pPr>
        <w:ind w:left="720" w:hanging="720"/>
      </w:pPr>
      <w:rPr>
        <w:rFonts w:hint="default"/>
      </w:rPr>
    </w:lvl>
    <w:lvl w:ilvl="5">
      <w:start w:val="1"/>
      <w:numFmt w:val="none"/>
      <w:lvlText w:val=""/>
      <w:lvlJc w:val="left"/>
      <w:pPr>
        <w:ind w:left="720" w:hanging="720"/>
      </w:pPr>
      <w:rPr>
        <w:rFonts w:hint="default"/>
      </w:rPr>
    </w:lvl>
    <w:lvl w:ilvl="6">
      <w:start w:val="1"/>
      <w:numFmt w:val="none"/>
      <w:lvlText w:val=""/>
      <w:lvlJc w:val="left"/>
      <w:pPr>
        <w:ind w:left="720" w:hanging="720"/>
      </w:pPr>
      <w:rPr>
        <w:rFonts w:hint="default"/>
      </w:rPr>
    </w:lvl>
    <w:lvl w:ilvl="7">
      <w:start w:val="1"/>
      <w:numFmt w:val="none"/>
      <w:lvlText w:val=""/>
      <w:lvlJc w:val="left"/>
      <w:pPr>
        <w:ind w:left="720" w:hanging="720"/>
      </w:pPr>
      <w:rPr>
        <w:rFonts w:hint="default"/>
      </w:rPr>
    </w:lvl>
    <w:lvl w:ilvl="8">
      <w:start w:val="1"/>
      <w:numFmt w:val="none"/>
      <w:lvlText w:val=""/>
      <w:lvlJc w:val="left"/>
      <w:pPr>
        <w:ind w:left="720" w:hanging="720"/>
      </w:pPr>
      <w:rPr>
        <w:rFonts w:hint="default"/>
      </w:rPr>
    </w:lvl>
  </w:abstractNum>
  <w:abstractNum w:abstractNumId="29" w15:restartNumberingAfterBreak="0">
    <w:nsid w:val="524B5D1A"/>
    <w:multiLevelType w:val="hybridMultilevel"/>
    <w:tmpl w:val="D3EEDF48"/>
    <w:lvl w:ilvl="0" w:tplc="190E9D56">
      <w:start w:val="2"/>
      <w:numFmt w:val="bullet"/>
      <w:lvlText w:val="•"/>
      <w:lvlJc w:val="left"/>
      <w:pPr>
        <w:ind w:left="720" w:hanging="72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6A61FFF"/>
    <w:multiLevelType w:val="hybridMultilevel"/>
    <w:tmpl w:val="F216BE66"/>
    <w:lvl w:ilvl="0" w:tplc="CB30A474">
      <w:start w:val="1"/>
      <w:numFmt w:val="bullet"/>
      <w:lvlText w:val=""/>
      <w:lvlJc w:val="left"/>
      <w:pPr>
        <w:ind w:left="720" w:hanging="360"/>
      </w:pPr>
      <w:rPr>
        <w:rFonts w:ascii="Symbol" w:hAnsi="Symbol" w:hint="default"/>
      </w:rPr>
    </w:lvl>
    <w:lvl w:ilvl="1" w:tplc="629442D6">
      <w:start w:val="1"/>
      <w:numFmt w:val="bullet"/>
      <w:lvlText w:val="o"/>
      <w:lvlJc w:val="left"/>
      <w:pPr>
        <w:ind w:left="1440" w:hanging="360"/>
      </w:pPr>
      <w:rPr>
        <w:rFonts w:ascii="Courier New" w:hAnsi="Courier New" w:hint="default"/>
      </w:rPr>
    </w:lvl>
    <w:lvl w:ilvl="2" w:tplc="56161BD4">
      <w:start w:val="1"/>
      <w:numFmt w:val="bullet"/>
      <w:lvlText w:val=""/>
      <w:lvlJc w:val="left"/>
      <w:pPr>
        <w:ind w:left="2160" w:hanging="360"/>
      </w:pPr>
      <w:rPr>
        <w:rFonts w:ascii="Wingdings" w:hAnsi="Wingdings" w:hint="default"/>
      </w:rPr>
    </w:lvl>
    <w:lvl w:ilvl="3" w:tplc="034CDC04">
      <w:start w:val="1"/>
      <w:numFmt w:val="bullet"/>
      <w:lvlText w:val=""/>
      <w:lvlJc w:val="left"/>
      <w:pPr>
        <w:ind w:left="2880" w:hanging="360"/>
      </w:pPr>
      <w:rPr>
        <w:rFonts w:ascii="Symbol" w:hAnsi="Symbol" w:hint="default"/>
      </w:rPr>
    </w:lvl>
    <w:lvl w:ilvl="4" w:tplc="0E54F0B6">
      <w:start w:val="1"/>
      <w:numFmt w:val="bullet"/>
      <w:lvlText w:val="o"/>
      <w:lvlJc w:val="left"/>
      <w:pPr>
        <w:ind w:left="3600" w:hanging="360"/>
      </w:pPr>
      <w:rPr>
        <w:rFonts w:ascii="Courier New" w:hAnsi="Courier New" w:hint="default"/>
      </w:rPr>
    </w:lvl>
    <w:lvl w:ilvl="5" w:tplc="05FE22B6">
      <w:start w:val="1"/>
      <w:numFmt w:val="bullet"/>
      <w:lvlText w:val=""/>
      <w:lvlJc w:val="left"/>
      <w:pPr>
        <w:ind w:left="4320" w:hanging="360"/>
      </w:pPr>
      <w:rPr>
        <w:rFonts w:ascii="Wingdings" w:hAnsi="Wingdings" w:hint="default"/>
      </w:rPr>
    </w:lvl>
    <w:lvl w:ilvl="6" w:tplc="152CAABA">
      <w:start w:val="1"/>
      <w:numFmt w:val="bullet"/>
      <w:lvlText w:val=""/>
      <w:lvlJc w:val="left"/>
      <w:pPr>
        <w:ind w:left="5040" w:hanging="360"/>
      </w:pPr>
      <w:rPr>
        <w:rFonts w:ascii="Symbol" w:hAnsi="Symbol" w:hint="default"/>
      </w:rPr>
    </w:lvl>
    <w:lvl w:ilvl="7" w:tplc="1DEE75C4">
      <w:start w:val="1"/>
      <w:numFmt w:val="bullet"/>
      <w:lvlText w:val="o"/>
      <w:lvlJc w:val="left"/>
      <w:pPr>
        <w:ind w:left="5760" w:hanging="360"/>
      </w:pPr>
      <w:rPr>
        <w:rFonts w:ascii="Courier New" w:hAnsi="Courier New" w:hint="default"/>
      </w:rPr>
    </w:lvl>
    <w:lvl w:ilvl="8" w:tplc="602280B6">
      <w:start w:val="1"/>
      <w:numFmt w:val="bullet"/>
      <w:lvlText w:val=""/>
      <w:lvlJc w:val="left"/>
      <w:pPr>
        <w:ind w:left="6480" w:hanging="360"/>
      </w:pPr>
      <w:rPr>
        <w:rFonts w:ascii="Wingdings" w:hAnsi="Wingdings" w:hint="default"/>
      </w:rPr>
    </w:lvl>
  </w:abstractNum>
  <w:abstractNum w:abstractNumId="31" w15:restartNumberingAfterBreak="0">
    <w:nsid w:val="58B98576"/>
    <w:multiLevelType w:val="hybridMultilevel"/>
    <w:tmpl w:val="8EB8ABBA"/>
    <w:lvl w:ilvl="0" w:tplc="747AD9B2">
      <w:start w:val="1"/>
      <w:numFmt w:val="bullet"/>
      <w:lvlText w:val=""/>
      <w:lvlJc w:val="left"/>
      <w:pPr>
        <w:ind w:left="720" w:hanging="360"/>
      </w:pPr>
      <w:rPr>
        <w:rFonts w:ascii="Symbol" w:hAnsi="Symbol" w:hint="default"/>
      </w:rPr>
    </w:lvl>
    <w:lvl w:ilvl="1" w:tplc="FE0014D6">
      <w:start w:val="1"/>
      <w:numFmt w:val="bullet"/>
      <w:lvlText w:val="o"/>
      <w:lvlJc w:val="left"/>
      <w:pPr>
        <w:ind w:left="1440" w:hanging="360"/>
      </w:pPr>
      <w:rPr>
        <w:rFonts w:ascii="Courier New" w:hAnsi="Courier New" w:hint="default"/>
      </w:rPr>
    </w:lvl>
    <w:lvl w:ilvl="2" w:tplc="D6F8A1BC">
      <w:start w:val="1"/>
      <w:numFmt w:val="bullet"/>
      <w:lvlText w:val=""/>
      <w:lvlJc w:val="left"/>
      <w:pPr>
        <w:ind w:left="2160" w:hanging="360"/>
      </w:pPr>
      <w:rPr>
        <w:rFonts w:ascii="Wingdings" w:hAnsi="Wingdings" w:hint="default"/>
      </w:rPr>
    </w:lvl>
    <w:lvl w:ilvl="3" w:tplc="2ACC2D64">
      <w:start w:val="1"/>
      <w:numFmt w:val="bullet"/>
      <w:lvlText w:val=""/>
      <w:lvlJc w:val="left"/>
      <w:pPr>
        <w:ind w:left="2880" w:hanging="360"/>
      </w:pPr>
      <w:rPr>
        <w:rFonts w:ascii="Symbol" w:hAnsi="Symbol" w:hint="default"/>
      </w:rPr>
    </w:lvl>
    <w:lvl w:ilvl="4" w:tplc="B1105AC8">
      <w:start w:val="1"/>
      <w:numFmt w:val="bullet"/>
      <w:lvlText w:val="o"/>
      <w:lvlJc w:val="left"/>
      <w:pPr>
        <w:ind w:left="3600" w:hanging="360"/>
      </w:pPr>
      <w:rPr>
        <w:rFonts w:ascii="Courier New" w:hAnsi="Courier New" w:hint="default"/>
      </w:rPr>
    </w:lvl>
    <w:lvl w:ilvl="5" w:tplc="2840685C">
      <w:start w:val="1"/>
      <w:numFmt w:val="bullet"/>
      <w:lvlText w:val=""/>
      <w:lvlJc w:val="left"/>
      <w:pPr>
        <w:ind w:left="4320" w:hanging="360"/>
      </w:pPr>
      <w:rPr>
        <w:rFonts w:ascii="Wingdings" w:hAnsi="Wingdings" w:hint="default"/>
      </w:rPr>
    </w:lvl>
    <w:lvl w:ilvl="6" w:tplc="2F40F7F6">
      <w:start w:val="1"/>
      <w:numFmt w:val="bullet"/>
      <w:lvlText w:val=""/>
      <w:lvlJc w:val="left"/>
      <w:pPr>
        <w:ind w:left="5040" w:hanging="360"/>
      </w:pPr>
      <w:rPr>
        <w:rFonts w:ascii="Symbol" w:hAnsi="Symbol" w:hint="default"/>
      </w:rPr>
    </w:lvl>
    <w:lvl w:ilvl="7" w:tplc="44C005B6">
      <w:start w:val="1"/>
      <w:numFmt w:val="bullet"/>
      <w:lvlText w:val="o"/>
      <w:lvlJc w:val="left"/>
      <w:pPr>
        <w:ind w:left="5760" w:hanging="360"/>
      </w:pPr>
      <w:rPr>
        <w:rFonts w:ascii="Courier New" w:hAnsi="Courier New" w:hint="default"/>
      </w:rPr>
    </w:lvl>
    <w:lvl w:ilvl="8" w:tplc="6908DE72">
      <w:start w:val="1"/>
      <w:numFmt w:val="bullet"/>
      <w:lvlText w:val=""/>
      <w:lvlJc w:val="left"/>
      <w:pPr>
        <w:ind w:left="6480" w:hanging="360"/>
      </w:pPr>
      <w:rPr>
        <w:rFonts w:ascii="Wingdings" w:hAnsi="Wingdings" w:hint="default"/>
      </w:rPr>
    </w:lvl>
  </w:abstractNum>
  <w:abstractNum w:abstractNumId="32" w15:restartNumberingAfterBreak="0">
    <w:nsid w:val="5B1335B3"/>
    <w:multiLevelType w:val="hybridMultilevel"/>
    <w:tmpl w:val="B4CC965A"/>
    <w:lvl w:ilvl="0" w:tplc="7C1E305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317C90"/>
    <w:multiLevelType w:val="hybridMultilevel"/>
    <w:tmpl w:val="B206428C"/>
    <w:lvl w:ilvl="0" w:tplc="71240FF2">
      <w:start w:val="1"/>
      <w:numFmt w:val="decimal"/>
      <w:lvlText w:val="%1."/>
      <w:lvlJc w:val="left"/>
      <w:pPr>
        <w:ind w:left="720" w:hanging="360"/>
      </w:pPr>
    </w:lvl>
    <w:lvl w:ilvl="1" w:tplc="0316A82C">
      <w:start w:val="1"/>
      <w:numFmt w:val="lowerLetter"/>
      <w:lvlText w:val="%2."/>
      <w:lvlJc w:val="left"/>
      <w:pPr>
        <w:ind w:left="1440" w:hanging="360"/>
      </w:pPr>
    </w:lvl>
    <w:lvl w:ilvl="2" w:tplc="0CB2757E">
      <w:start w:val="1"/>
      <w:numFmt w:val="lowerRoman"/>
      <w:lvlText w:val="%3."/>
      <w:lvlJc w:val="right"/>
      <w:pPr>
        <w:ind w:left="2160" w:hanging="180"/>
      </w:pPr>
    </w:lvl>
    <w:lvl w:ilvl="3" w:tplc="D9A2D320">
      <w:start w:val="1"/>
      <w:numFmt w:val="decimal"/>
      <w:lvlText w:val="%4."/>
      <w:lvlJc w:val="left"/>
      <w:pPr>
        <w:ind w:left="2880" w:hanging="360"/>
      </w:pPr>
    </w:lvl>
    <w:lvl w:ilvl="4" w:tplc="03648A00">
      <w:start w:val="1"/>
      <w:numFmt w:val="lowerLetter"/>
      <w:lvlText w:val="%5."/>
      <w:lvlJc w:val="left"/>
      <w:pPr>
        <w:ind w:left="3600" w:hanging="360"/>
      </w:pPr>
    </w:lvl>
    <w:lvl w:ilvl="5" w:tplc="A3A20F0C">
      <w:start w:val="1"/>
      <w:numFmt w:val="lowerRoman"/>
      <w:lvlText w:val="%6."/>
      <w:lvlJc w:val="right"/>
      <w:pPr>
        <w:ind w:left="4320" w:hanging="180"/>
      </w:pPr>
    </w:lvl>
    <w:lvl w:ilvl="6" w:tplc="9A588C10">
      <w:start w:val="1"/>
      <w:numFmt w:val="decimal"/>
      <w:lvlText w:val="%7."/>
      <w:lvlJc w:val="left"/>
      <w:pPr>
        <w:ind w:left="5040" w:hanging="360"/>
      </w:pPr>
    </w:lvl>
    <w:lvl w:ilvl="7" w:tplc="A95804C4">
      <w:start w:val="1"/>
      <w:numFmt w:val="lowerLetter"/>
      <w:lvlText w:val="%8."/>
      <w:lvlJc w:val="left"/>
      <w:pPr>
        <w:ind w:left="5760" w:hanging="360"/>
      </w:pPr>
    </w:lvl>
    <w:lvl w:ilvl="8" w:tplc="21AA0070">
      <w:start w:val="1"/>
      <w:numFmt w:val="lowerRoman"/>
      <w:lvlText w:val="%9."/>
      <w:lvlJc w:val="right"/>
      <w:pPr>
        <w:ind w:left="6480" w:hanging="180"/>
      </w:pPr>
    </w:lvl>
  </w:abstractNum>
  <w:abstractNum w:abstractNumId="34" w15:restartNumberingAfterBreak="0">
    <w:nsid w:val="6826440E"/>
    <w:multiLevelType w:val="multilevel"/>
    <w:tmpl w:val="4F5E2756"/>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35" w15:restartNumberingAfterBreak="0">
    <w:nsid w:val="6F431601"/>
    <w:multiLevelType w:val="hybridMultilevel"/>
    <w:tmpl w:val="FFFFFFFF"/>
    <w:lvl w:ilvl="0" w:tplc="2544FD06">
      <w:start w:val="1"/>
      <w:numFmt w:val="bullet"/>
      <w:lvlText w:val=""/>
      <w:lvlJc w:val="left"/>
      <w:pPr>
        <w:ind w:left="720" w:hanging="360"/>
      </w:pPr>
      <w:rPr>
        <w:rFonts w:ascii="Symbol" w:hAnsi="Symbol" w:hint="default"/>
      </w:rPr>
    </w:lvl>
    <w:lvl w:ilvl="1" w:tplc="92F2D35C">
      <w:start w:val="1"/>
      <w:numFmt w:val="bullet"/>
      <w:lvlText w:val="o"/>
      <w:lvlJc w:val="left"/>
      <w:pPr>
        <w:ind w:left="1440" w:hanging="360"/>
      </w:pPr>
      <w:rPr>
        <w:rFonts w:ascii="Courier New" w:hAnsi="Courier New" w:hint="default"/>
      </w:rPr>
    </w:lvl>
    <w:lvl w:ilvl="2" w:tplc="04E0511A">
      <w:start w:val="1"/>
      <w:numFmt w:val="bullet"/>
      <w:lvlText w:val=""/>
      <w:lvlJc w:val="left"/>
      <w:pPr>
        <w:ind w:left="2160" w:hanging="360"/>
      </w:pPr>
      <w:rPr>
        <w:rFonts w:ascii="Wingdings" w:hAnsi="Wingdings" w:hint="default"/>
      </w:rPr>
    </w:lvl>
    <w:lvl w:ilvl="3" w:tplc="CE0AEB34">
      <w:start w:val="1"/>
      <w:numFmt w:val="bullet"/>
      <w:lvlText w:val=""/>
      <w:lvlJc w:val="left"/>
      <w:pPr>
        <w:ind w:left="2880" w:hanging="360"/>
      </w:pPr>
      <w:rPr>
        <w:rFonts w:ascii="Symbol" w:hAnsi="Symbol" w:hint="default"/>
      </w:rPr>
    </w:lvl>
    <w:lvl w:ilvl="4" w:tplc="BC2EB39E">
      <w:start w:val="1"/>
      <w:numFmt w:val="bullet"/>
      <w:lvlText w:val="o"/>
      <w:lvlJc w:val="left"/>
      <w:pPr>
        <w:ind w:left="3600" w:hanging="360"/>
      </w:pPr>
      <w:rPr>
        <w:rFonts w:ascii="Courier New" w:hAnsi="Courier New" w:hint="default"/>
      </w:rPr>
    </w:lvl>
    <w:lvl w:ilvl="5" w:tplc="552E31C0">
      <w:start w:val="1"/>
      <w:numFmt w:val="bullet"/>
      <w:lvlText w:val=""/>
      <w:lvlJc w:val="left"/>
      <w:pPr>
        <w:ind w:left="4320" w:hanging="360"/>
      </w:pPr>
      <w:rPr>
        <w:rFonts w:ascii="Wingdings" w:hAnsi="Wingdings" w:hint="default"/>
      </w:rPr>
    </w:lvl>
    <w:lvl w:ilvl="6" w:tplc="E08275BE">
      <w:start w:val="1"/>
      <w:numFmt w:val="bullet"/>
      <w:lvlText w:val=""/>
      <w:lvlJc w:val="left"/>
      <w:pPr>
        <w:ind w:left="5040" w:hanging="360"/>
      </w:pPr>
      <w:rPr>
        <w:rFonts w:ascii="Symbol" w:hAnsi="Symbol" w:hint="default"/>
      </w:rPr>
    </w:lvl>
    <w:lvl w:ilvl="7" w:tplc="8982A702">
      <w:start w:val="1"/>
      <w:numFmt w:val="bullet"/>
      <w:lvlText w:val="o"/>
      <w:lvlJc w:val="left"/>
      <w:pPr>
        <w:ind w:left="5760" w:hanging="360"/>
      </w:pPr>
      <w:rPr>
        <w:rFonts w:ascii="Courier New" w:hAnsi="Courier New" w:hint="default"/>
      </w:rPr>
    </w:lvl>
    <w:lvl w:ilvl="8" w:tplc="8674AB4C">
      <w:start w:val="1"/>
      <w:numFmt w:val="bullet"/>
      <w:lvlText w:val=""/>
      <w:lvlJc w:val="left"/>
      <w:pPr>
        <w:ind w:left="6480" w:hanging="360"/>
      </w:pPr>
      <w:rPr>
        <w:rFonts w:ascii="Wingdings" w:hAnsi="Wingdings" w:hint="default"/>
      </w:rPr>
    </w:lvl>
  </w:abstractNum>
  <w:abstractNum w:abstractNumId="36" w15:restartNumberingAfterBreak="0">
    <w:nsid w:val="74574DD0"/>
    <w:multiLevelType w:val="hybridMultilevel"/>
    <w:tmpl w:val="FFFFFFFF"/>
    <w:lvl w:ilvl="0" w:tplc="594C53CC">
      <w:start w:val="1"/>
      <w:numFmt w:val="bullet"/>
      <w:lvlText w:val=""/>
      <w:lvlJc w:val="left"/>
      <w:pPr>
        <w:ind w:left="720" w:hanging="360"/>
      </w:pPr>
      <w:rPr>
        <w:rFonts w:ascii="Symbol" w:hAnsi="Symbol" w:hint="default"/>
      </w:rPr>
    </w:lvl>
    <w:lvl w:ilvl="1" w:tplc="52C0172E">
      <w:start w:val="1"/>
      <w:numFmt w:val="bullet"/>
      <w:lvlText w:val="o"/>
      <w:lvlJc w:val="left"/>
      <w:pPr>
        <w:ind w:left="1440" w:hanging="360"/>
      </w:pPr>
      <w:rPr>
        <w:rFonts w:ascii="Courier New" w:hAnsi="Courier New" w:hint="default"/>
      </w:rPr>
    </w:lvl>
    <w:lvl w:ilvl="2" w:tplc="92BA90E8">
      <w:start w:val="1"/>
      <w:numFmt w:val="bullet"/>
      <w:lvlText w:val=""/>
      <w:lvlJc w:val="left"/>
      <w:pPr>
        <w:ind w:left="2160" w:hanging="360"/>
      </w:pPr>
      <w:rPr>
        <w:rFonts w:ascii="Wingdings" w:hAnsi="Wingdings" w:hint="default"/>
      </w:rPr>
    </w:lvl>
    <w:lvl w:ilvl="3" w:tplc="B64E7646">
      <w:start w:val="1"/>
      <w:numFmt w:val="bullet"/>
      <w:lvlText w:val=""/>
      <w:lvlJc w:val="left"/>
      <w:pPr>
        <w:ind w:left="2880" w:hanging="360"/>
      </w:pPr>
      <w:rPr>
        <w:rFonts w:ascii="Symbol" w:hAnsi="Symbol" w:hint="default"/>
      </w:rPr>
    </w:lvl>
    <w:lvl w:ilvl="4" w:tplc="E9F4F398">
      <w:start w:val="1"/>
      <w:numFmt w:val="bullet"/>
      <w:lvlText w:val="o"/>
      <w:lvlJc w:val="left"/>
      <w:pPr>
        <w:ind w:left="3600" w:hanging="360"/>
      </w:pPr>
      <w:rPr>
        <w:rFonts w:ascii="Courier New" w:hAnsi="Courier New" w:hint="default"/>
      </w:rPr>
    </w:lvl>
    <w:lvl w:ilvl="5" w:tplc="B6C2B980">
      <w:start w:val="1"/>
      <w:numFmt w:val="bullet"/>
      <w:lvlText w:val=""/>
      <w:lvlJc w:val="left"/>
      <w:pPr>
        <w:ind w:left="4320" w:hanging="360"/>
      </w:pPr>
      <w:rPr>
        <w:rFonts w:ascii="Wingdings" w:hAnsi="Wingdings" w:hint="default"/>
      </w:rPr>
    </w:lvl>
    <w:lvl w:ilvl="6" w:tplc="DC36A520">
      <w:start w:val="1"/>
      <w:numFmt w:val="bullet"/>
      <w:lvlText w:val=""/>
      <w:lvlJc w:val="left"/>
      <w:pPr>
        <w:ind w:left="5040" w:hanging="360"/>
      </w:pPr>
      <w:rPr>
        <w:rFonts w:ascii="Symbol" w:hAnsi="Symbol" w:hint="default"/>
      </w:rPr>
    </w:lvl>
    <w:lvl w:ilvl="7" w:tplc="3E56D366">
      <w:start w:val="1"/>
      <w:numFmt w:val="bullet"/>
      <w:lvlText w:val="o"/>
      <w:lvlJc w:val="left"/>
      <w:pPr>
        <w:ind w:left="5760" w:hanging="360"/>
      </w:pPr>
      <w:rPr>
        <w:rFonts w:ascii="Courier New" w:hAnsi="Courier New" w:hint="default"/>
      </w:rPr>
    </w:lvl>
    <w:lvl w:ilvl="8" w:tplc="99ECA1CC">
      <w:start w:val="1"/>
      <w:numFmt w:val="bullet"/>
      <w:lvlText w:val=""/>
      <w:lvlJc w:val="left"/>
      <w:pPr>
        <w:ind w:left="6480" w:hanging="360"/>
      </w:pPr>
      <w:rPr>
        <w:rFonts w:ascii="Wingdings" w:hAnsi="Wingdings" w:hint="default"/>
      </w:rPr>
    </w:lvl>
  </w:abstractNum>
  <w:abstractNum w:abstractNumId="37" w15:restartNumberingAfterBreak="0">
    <w:nsid w:val="78EEB2D7"/>
    <w:multiLevelType w:val="hybridMultilevel"/>
    <w:tmpl w:val="FFFFFFFF"/>
    <w:lvl w:ilvl="0" w:tplc="3CA8899A">
      <w:start w:val="1"/>
      <w:numFmt w:val="bullet"/>
      <w:lvlText w:val=""/>
      <w:lvlJc w:val="left"/>
      <w:pPr>
        <w:ind w:left="720" w:hanging="360"/>
      </w:pPr>
      <w:rPr>
        <w:rFonts w:ascii="Symbol" w:hAnsi="Symbol" w:hint="default"/>
      </w:rPr>
    </w:lvl>
    <w:lvl w:ilvl="1" w:tplc="7988F39C">
      <w:start w:val="1"/>
      <w:numFmt w:val="bullet"/>
      <w:lvlText w:val="o"/>
      <w:lvlJc w:val="left"/>
      <w:pPr>
        <w:ind w:left="1440" w:hanging="360"/>
      </w:pPr>
      <w:rPr>
        <w:rFonts w:ascii="Courier New" w:hAnsi="Courier New" w:hint="default"/>
      </w:rPr>
    </w:lvl>
    <w:lvl w:ilvl="2" w:tplc="2D8E0EEA">
      <w:start w:val="1"/>
      <w:numFmt w:val="bullet"/>
      <w:lvlText w:val=""/>
      <w:lvlJc w:val="left"/>
      <w:pPr>
        <w:ind w:left="2160" w:hanging="360"/>
      </w:pPr>
      <w:rPr>
        <w:rFonts w:ascii="Wingdings" w:hAnsi="Wingdings" w:hint="default"/>
      </w:rPr>
    </w:lvl>
    <w:lvl w:ilvl="3" w:tplc="823E1D86">
      <w:start w:val="1"/>
      <w:numFmt w:val="bullet"/>
      <w:lvlText w:val=""/>
      <w:lvlJc w:val="left"/>
      <w:pPr>
        <w:ind w:left="2880" w:hanging="360"/>
      </w:pPr>
      <w:rPr>
        <w:rFonts w:ascii="Symbol" w:hAnsi="Symbol" w:hint="default"/>
      </w:rPr>
    </w:lvl>
    <w:lvl w:ilvl="4" w:tplc="158C1F58">
      <w:start w:val="1"/>
      <w:numFmt w:val="bullet"/>
      <w:lvlText w:val="o"/>
      <w:lvlJc w:val="left"/>
      <w:pPr>
        <w:ind w:left="3600" w:hanging="360"/>
      </w:pPr>
      <w:rPr>
        <w:rFonts w:ascii="Courier New" w:hAnsi="Courier New" w:hint="default"/>
      </w:rPr>
    </w:lvl>
    <w:lvl w:ilvl="5" w:tplc="C180D46C">
      <w:start w:val="1"/>
      <w:numFmt w:val="bullet"/>
      <w:lvlText w:val=""/>
      <w:lvlJc w:val="left"/>
      <w:pPr>
        <w:ind w:left="4320" w:hanging="360"/>
      </w:pPr>
      <w:rPr>
        <w:rFonts w:ascii="Wingdings" w:hAnsi="Wingdings" w:hint="default"/>
      </w:rPr>
    </w:lvl>
    <w:lvl w:ilvl="6" w:tplc="C46CE8EA">
      <w:start w:val="1"/>
      <w:numFmt w:val="bullet"/>
      <w:lvlText w:val=""/>
      <w:lvlJc w:val="left"/>
      <w:pPr>
        <w:ind w:left="5040" w:hanging="360"/>
      </w:pPr>
      <w:rPr>
        <w:rFonts w:ascii="Symbol" w:hAnsi="Symbol" w:hint="default"/>
      </w:rPr>
    </w:lvl>
    <w:lvl w:ilvl="7" w:tplc="1A98BB04">
      <w:start w:val="1"/>
      <w:numFmt w:val="bullet"/>
      <w:lvlText w:val="o"/>
      <w:lvlJc w:val="left"/>
      <w:pPr>
        <w:ind w:left="5760" w:hanging="360"/>
      </w:pPr>
      <w:rPr>
        <w:rFonts w:ascii="Courier New" w:hAnsi="Courier New" w:hint="default"/>
      </w:rPr>
    </w:lvl>
    <w:lvl w:ilvl="8" w:tplc="141CD422">
      <w:start w:val="1"/>
      <w:numFmt w:val="bullet"/>
      <w:lvlText w:val=""/>
      <w:lvlJc w:val="left"/>
      <w:pPr>
        <w:ind w:left="6480" w:hanging="360"/>
      </w:pPr>
      <w:rPr>
        <w:rFonts w:ascii="Wingdings" w:hAnsi="Wingdings" w:hint="default"/>
      </w:rPr>
    </w:lvl>
  </w:abstractNum>
  <w:abstractNum w:abstractNumId="38" w15:restartNumberingAfterBreak="0">
    <w:nsid w:val="7A5BBA8C"/>
    <w:multiLevelType w:val="hybridMultilevel"/>
    <w:tmpl w:val="FFFFFFFF"/>
    <w:lvl w:ilvl="0" w:tplc="67102714">
      <w:start w:val="1"/>
      <w:numFmt w:val="bullet"/>
      <w:lvlText w:val=""/>
      <w:lvlJc w:val="left"/>
      <w:pPr>
        <w:ind w:left="720" w:hanging="360"/>
      </w:pPr>
      <w:rPr>
        <w:rFonts w:ascii="Symbol" w:hAnsi="Symbol" w:hint="default"/>
      </w:rPr>
    </w:lvl>
    <w:lvl w:ilvl="1" w:tplc="7486D73C">
      <w:start w:val="1"/>
      <w:numFmt w:val="bullet"/>
      <w:lvlText w:val="o"/>
      <w:lvlJc w:val="left"/>
      <w:pPr>
        <w:ind w:left="1440" w:hanging="360"/>
      </w:pPr>
      <w:rPr>
        <w:rFonts w:ascii="Courier New" w:hAnsi="Courier New" w:hint="default"/>
      </w:rPr>
    </w:lvl>
    <w:lvl w:ilvl="2" w:tplc="BDC25FC8">
      <w:start w:val="1"/>
      <w:numFmt w:val="bullet"/>
      <w:lvlText w:val=""/>
      <w:lvlJc w:val="left"/>
      <w:pPr>
        <w:ind w:left="2160" w:hanging="360"/>
      </w:pPr>
      <w:rPr>
        <w:rFonts w:ascii="Wingdings" w:hAnsi="Wingdings" w:hint="default"/>
      </w:rPr>
    </w:lvl>
    <w:lvl w:ilvl="3" w:tplc="1274729C">
      <w:start w:val="1"/>
      <w:numFmt w:val="bullet"/>
      <w:lvlText w:val=""/>
      <w:lvlJc w:val="left"/>
      <w:pPr>
        <w:ind w:left="2880" w:hanging="360"/>
      </w:pPr>
      <w:rPr>
        <w:rFonts w:ascii="Symbol" w:hAnsi="Symbol" w:hint="default"/>
      </w:rPr>
    </w:lvl>
    <w:lvl w:ilvl="4" w:tplc="636A75A4">
      <w:start w:val="1"/>
      <w:numFmt w:val="bullet"/>
      <w:lvlText w:val="o"/>
      <w:lvlJc w:val="left"/>
      <w:pPr>
        <w:ind w:left="3600" w:hanging="360"/>
      </w:pPr>
      <w:rPr>
        <w:rFonts w:ascii="Courier New" w:hAnsi="Courier New" w:hint="default"/>
      </w:rPr>
    </w:lvl>
    <w:lvl w:ilvl="5" w:tplc="86305104">
      <w:start w:val="1"/>
      <w:numFmt w:val="bullet"/>
      <w:lvlText w:val=""/>
      <w:lvlJc w:val="left"/>
      <w:pPr>
        <w:ind w:left="4320" w:hanging="360"/>
      </w:pPr>
      <w:rPr>
        <w:rFonts w:ascii="Wingdings" w:hAnsi="Wingdings" w:hint="default"/>
      </w:rPr>
    </w:lvl>
    <w:lvl w:ilvl="6" w:tplc="88C67B94">
      <w:start w:val="1"/>
      <w:numFmt w:val="bullet"/>
      <w:lvlText w:val=""/>
      <w:lvlJc w:val="left"/>
      <w:pPr>
        <w:ind w:left="5040" w:hanging="360"/>
      </w:pPr>
      <w:rPr>
        <w:rFonts w:ascii="Symbol" w:hAnsi="Symbol" w:hint="default"/>
      </w:rPr>
    </w:lvl>
    <w:lvl w:ilvl="7" w:tplc="64686DD8">
      <w:start w:val="1"/>
      <w:numFmt w:val="bullet"/>
      <w:lvlText w:val="o"/>
      <w:lvlJc w:val="left"/>
      <w:pPr>
        <w:ind w:left="5760" w:hanging="360"/>
      </w:pPr>
      <w:rPr>
        <w:rFonts w:ascii="Courier New" w:hAnsi="Courier New" w:hint="default"/>
      </w:rPr>
    </w:lvl>
    <w:lvl w:ilvl="8" w:tplc="68B68384">
      <w:start w:val="1"/>
      <w:numFmt w:val="bullet"/>
      <w:lvlText w:val=""/>
      <w:lvlJc w:val="left"/>
      <w:pPr>
        <w:ind w:left="6480" w:hanging="360"/>
      </w:pPr>
      <w:rPr>
        <w:rFonts w:ascii="Wingdings" w:hAnsi="Wingdings" w:hint="default"/>
      </w:rPr>
    </w:lvl>
  </w:abstractNum>
  <w:num w:numId="1" w16cid:durableId="748579728">
    <w:abstractNumId w:val="22"/>
  </w:num>
  <w:num w:numId="2" w16cid:durableId="1841892745">
    <w:abstractNumId w:val="35"/>
  </w:num>
  <w:num w:numId="3" w16cid:durableId="184756208">
    <w:abstractNumId w:val="23"/>
  </w:num>
  <w:num w:numId="4" w16cid:durableId="1556157558">
    <w:abstractNumId w:val="36"/>
  </w:num>
  <w:num w:numId="5" w16cid:durableId="2000227955">
    <w:abstractNumId w:val="38"/>
  </w:num>
  <w:num w:numId="6" w16cid:durableId="730881738">
    <w:abstractNumId w:val="21"/>
  </w:num>
  <w:num w:numId="7" w16cid:durableId="783427120">
    <w:abstractNumId w:val="17"/>
  </w:num>
  <w:num w:numId="8" w16cid:durableId="335620047">
    <w:abstractNumId w:val="1"/>
  </w:num>
  <w:num w:numId="9" w16cid:durableId="1678800955">
    <w:abstractNumId w:val="6"/>
  </w:num>
  <w:num w:numId="10" w16cid:durableId="1448239526">
    <w:abstractNumId w:val="11"/>
  </w:num>
  <w:num w:numId="11" w16cid:durableId="1996908900">
    <w:abstractNumId w:val="37"/>
  </w:num>
  <w:num w:numId="12" w16cid:durableId="2134976077">
    <w:abstractNumId w:val="12"/>
  </w:num>
  <w:num w:numId="13" w16cid:durableId="399985558">
    <w:abstractNumId w:val="20"/>
  </w:num>
  <w:num w:numId="14" w16cid:durableId="1410736325">
    <w:abstractNumId w:val="13"/>
  </w:num>
  <w:num w:numId="15" w16cid:durableId="2009675483">
    <w:abstractNumId w:val="28"/>
  </w:num>
  <w:num w:numId="16" w16cid:durableId="160435953">
    <w:abstractNumId w:val="2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21013569">
    <w:abstractNumId w:val="2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89552782">
    <w:abstractNumId w:val="34"/>
  </w:num>
  <w:num w:numId="19" w16cid:durableId="818301012">
    <w:abstractNumId w:val="10"/>
  </w:num>
  <w:num w:numId="20" w16cid:durableId="849369742">
    <w:abstractNumId w:val="19"/>
  </w:num>
  <w:num w:numId="21" w16cid:durableId="1008480063">
    <w:abstractNumId w:val="24"/>
  </w:num>
  <w:num w:numId="22" w16cid:durableId="618605728">
    <w:abstractNumId w:val="7"/>
  </w:num>
  <w:num w:numId="23" w16cid:durableId="1033574958">
    <w:abstractNumId w:val="4"/>
  </w:num>
  <w:num w:numId="24" w16cid:durableId="1342006659">
    <w:abstractNumId w:val="3"/>
  </w:num>
  <w:num w:numId="25" w16cid:durableId="1043557387">
    <w:abstractNumId w:val="9"/>
  </w:num>
  <w:num w:numId="26" w16cid:durableId="1458178573">
    <w:abstractNumId w:val="29"/>
  </w:num>
  <w:num w:numId="27" w16cid:durableId="807475214">
    <w:abstractNumId w:val="25"/>
  </w:num>
  <w:num w:numId="28" w16cid:durableId="1500123420">
    <w:abstractNumId w:val="27"/>
  </w:num>
  <w:num w:numId="29" w16cid:durableId="100759511">
    <w:abstractNumId w:val="30"/>
  </w:num>
  <w:num w:numId="30" w16cid:durableId="500511277">
    <w:abstractNumId w:val="5"/>
  </w:num>
  <w:num w:numId="31" w16cid:durableId="921182584">
    <w:abstractNumId w:val="31"/>
  </w:num>
  <w:num w:numId="32" w16cid:durableId="659578066">
    <w:abstractNumId w:val="2"/>
  </w:num>
  <w:num w:numId="33" w16cid:durableId="838302838">
    <w:abstractNumId w:val="16"/>
  </w:num>
  <w:num w:numId="34" w16cid:durableId="557282979">
    <w:abstractNumId w:val="15"/>
  </w:num>
  <w:num w:numId="35" w16cid:durableId="604583521">
    <w:abstractNumId w:val="33"/>
  </w:num>
  <w:num w:numId="36" w16cid:durableId="1580602377">
    <w:abstractNumId w:val="18"/>
  </w:num>
  <w:num w:numId="37" w16cid:durableId="1558977379">
    <w:abstractNumId w:val="14"/>
  </w:num>
  <w:num w:numId="38" w16cid:durableId="271473115">
    <w:abstractNumId w:val="26"/>
  </w:num>
  <w:num w:numId="39" w16cid:durableId="546062966">
    <w:abstractNumId w:val="32"/>
  </w:num>
  <w:num w:numId="40" w16cid:durableId="955789932">
    <w:abstractNumId w:val="0"/>
  </w:num>
  <w:num w:numId="41" w16cid:durableId="9701296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2D5"/>
    <w:rsid w:val="00005417"/>
    <w:rsid w:val="000203B0"/>
    <w:rsid w:val="0002239E"/>
    <w:rsid w:val="00023ABB"/>
    <w:rsid w:val="00023EF6"/>
    <w:rsid w:val="00027448"/>
    <w:rsid w:val="00033B56"/>
    <w:rsid w:val="0004777D"/>
    <w:rsid w:val="00055CE4"/>
    <w:rsid w:val="000579EE"/>
    <w:rsid w:val="00067AE4"/>
    <w:rsid w:val="00067C27"/>
    <w:rsid w:val="00073DE6"/>
    <w:rsid w:val="00075C9A"/>
    <w:rsid w:val="00075EF2"/>
    <w:rsid w:val="00076037"/>
    <w:rsid w:val="0007711A"/>
    <w:rsid w:val="00077F51"/>
    <w:rsid w:val="00082B57"/>
    <w:rsid w:val="00083500"/>
    <w:rsid w:val="00086E96"/>
    <w:rsid w:val="000871ED"/>
    <w:rsid w:val="000924D8"/>
    <w:rsid w:val="000A078E"/>
    <w:rsid w:val="000A26A1"/>
    <w:rsid w:val="000A7A6E"/>
    <w:rsid w:val="000B288B"/>
    <w:rsid w:val="000B3F49"/>
    <w:rsid w:val="000C48D7"/>
    <w:rsid w:val="000C725A"/>
    <w:rsid w:val="000C7555"/>
    <w:rsid w:val="000D1904"/>
    <w:rsid w:val="000D1CB0"/>
    <w:rsid w:val="000E1EE4"/>
    <w:rsid w:val="000E5691"/>
    <w:rsid w:val="000E79CC"/>
    <w:rsid w:val="000F016B"/>
    <w:rsid w:val="000F11F4"/>
    <w:rsid w:val="000F548F"/>
    <w:rsid w:val="00105918"/>
    <w:rsid w:val="00110C7E"/>
    <w:rsid w:val="00112E94"/>
    <w:rsid w:val="001161C5"/>
    <w:rsid w:val="001258F7"/>
    <w:rsid w:val="00130EB0"/>
    <w:rsid w:val="001318D4"/>
    <w:rsid w:val="0013395D"/>
    <w:rsid w:val="0013403D"/>
    <w:rsid w:val="001456FE"/>
    <w:rsid w:val="00152217"/>
    <w:rsid w:val="00152F74"/>
    <w:rsid w:val="00171188"/>
    <w:rsid w:val="00171F13"/>
    <w:rsid w:val="00181604"/>
    <w:rsid w:val="00181F9B"/>
    <w:rsid w:val="00183C08"/>
    <w:rsid w:val="001862EA"/>
    <w:rsid w:val="00191E30"/>
    <w:rsid w:val="00194714"/>
    <w:rsid w:val="001A592F"/>
    <w:rsid w:val="001B121C"/>
    <w:rsid w:val="001B5734"/>
    <w:rsid w:val="001B7687"/>
    <w:rsid w:val="001C3D2F"/>
    <w:rsid w:val="001C46BB"/>
    <w:rsid w:val="001C5803"/>
    <w:rsid w:val="001C7C46"/>
    <w:rsid w:val="001E3CE3"/>
    <w:rsid w:val="001E3D9E"/>
    <w:rsid w:val="001E7819"/>
    <w:rsid w:val="001F17BB"/>
    <w:rsid w:val="0020098D"/>
    <w:rsid w:val="0020294F"/>
    <w:rsid w:val="00204B2A"/>
    <w:rsid w:val="00215F34"/>
    <w:rsid w:val="0021742C"/>
    <w:rsid w:val="00224949"/>
    <w:rsid w:val="00225BD0"/>
    <w:rsid w:val="00227276"/>
    <w:rsid w:val="0023133F"/>
    <w:rsid w:val="00231642"/>
    <w:rsid w:val="00240023"/>
    <w:rsid w:val="00250A10"/>
    <w:rsid w:val="00255E03"/>
    <w:rsid w:val="00270F6E"/>
    <w:rsid w:val="00271771"/>
    <w:rsid w:val="0027368F"/>
    <w:rsid w:val="00280ED9"/>
    <w:rsid w:val="00281BA1"/>
    <w:rsid w:val="00281FCA"/>
    <w:rsid w:val="00283E23"/>
    <w:rsid w:val="002845A1"/>
    <w:rsid w:val="002855BC"/>
    <w:rsid w:val="00285D6E"/>
    <w:rsid w:val="00287D5D"/>
    <w:rsid w:val="002A5FE1"/>
    <w:rsid w:val="002B0FF9"/>
    <w:rsid w:val="002B232B"/>
    <w:rsid w:val="002B3C54"/>
    <w:rsid w:val="002C50E3"/>
    <w:rsid w:val="002C7AC2"/>
    <w:rsid w:val="002D2EF0"/>
    <w:rsid w:val="002D5158"/>
    <w:rsid w:val="002D68FD"/>
    <w:rsid w:val="002D6AD1"/>
    <w:rsid w:val="002D72F9"/>
    <w:rsid w:val="002E0D5D"/>
    <w:rsid w:val="002E2DC6"/>
    <w:rsid w:val="002E59B0"/>
    <w:rsid w:val="002E6393"/>
    <w:rsid w:val="002F03A9"/>
    <w:rsid w:val="002F3DCC"/>
    <w:rsid w:val="002F453F"/>
    <w:rsid w:val="002F72AB"/>
    <w:rsid w:val="003050B1"/>
    <w:rsid w:val="00306E4D"/>
    <w:rsid w:val="003139A4"/>
    <w:rsid w:val="00320B0F"/>
    <w:rsid w:val="003269A6"/>
    <w:rsid w:val="003306B7"/>
    <w:rsid w:val="00333B9F"/>
    <w:rsid w:val="00334713"/>
    <w:rsid w:val="003410D0"/>
    <w:rsid w:val="003411E6"/>
    <w:rsid w:val="00346446"/>
    <w:rsid w:val="00347784"/>
    <w:rsid w:val="003578C6"/>
    <w:rsid w:val="003610F4"/>
    <w:rsid w:val="00361FA8"/>
    <w:rsid w:val="00366E9A"/>
    <w:rsid w:val="00367C34"/>
    <w:rsid w:val="00387CDF"/>
    <w:rsid w:val="00390128"/>
    <w:rsid w:val="00390C01"/>
    <w:rsid w:val="00393B30"/>
    <w:rsid w:val="00393CC7"/>
    <w:rsid w:val="003944E3"/>
    <w:rsid w:val="0039733E"/>
    <w:rsid w:val="00397FA2"/>
    <w:rsid w:val="003A02C1"/>
    <w:rsid w:val="003A608C"/>
    <w:rsid w:val="003A723B"/>
    <w:rsid w:val="003B4916"/>
    <w:rsid w:val="003C45B4"/>
    <w:rsid w:val="003C6251"/>
    <w:rsid w:val="003C643B"/>
    <w:rsid w:val="003D2306"/>
    <w:rsid w:val="003F14CA"/>
    <w:rsid w:val="003F528C"/>
    <w:rsid w:val="00400A39"/>
    <w:rsid w:val="00400B15"/>
    <w:rsid w:val="0040184F"/>
    <w:rsid w:val="00411578"/>
    <w:rsid w:val="00416DA9"/>
    <w:rsid w:val="00421022"/>
    <w:rsid w:val="00422B86"/>
    <w:rsid w:val="0042BD3A"/>
    <w:rsid w:val="0043102B"/>
    <w:rsid w:val="004408EE"/>
    <w:rsid w:val="00443651"/>
    <w:rsid w:val="004537DF"/>
    <w:rsid w:val="00454531"/>
    <w:rsid w:val="0046445F"/>
    <w:rsid w:val="00475344"/>
    <w:rsid w:val="004811F1"/>
    <w:rsid w:val="00484029"/>
    <w:rsid w:val="0049066C"/>
    <w:rsid w:val="00492E71"/>
    <w:rsid w:val="00493AA8"/>
    <w:rsid w:val="00494EBE"/>
    <w:rsid w:val="00496C18"/>
    <w:rsid w:val="00497814"/>
    <w:rsid w:val="004A33D9"/>
    <w:rsid w:val="004A75DE"/>
    <w:rsid w:val="004B5EBD"/>
    <w:rsid w:val="004B5EBF"/>
    <w:rsid w:val="004B7EC7"/>
    <w:rsid w:val="004D1A30"/>
    <w:rsid w:val="004D27EF"/>
    <w:rsid w:val="004D3089"/>
    <w:rsid w:val="004D3E20"/>
    <w:rsid w:val="004D5162"/>
    <w:rsid w:val="004E00D1"/>
    <w:rsid w:val="004E01F7"/>
    <w:rsid w:val="004E092D"/>
    <w:rsid w:val="004E163E"/>
    <w:rsid w:val="004E7CBC"/>
    <w:rsid w:val="004F6601"/>
    <w:rsid w:val="00500BF5"/>
    <w:rsid w:val="005031FA"/>
    <w:rsid w:val="005136EC"/>
    <w:rsid w:val="00513EF7"/>
    <w:rsid w:val="00531D29"/>
    <w:rsid w:val="00537B73"/>
    <w:rsid w:val="00543ACB"/>
    <w:rsid w:val="005443E6"/>
    <w:rsid w:val="00547E22"/>
    <w:rsid w:val="00554B5C"/>
    <w:rsid w:val="00554FE9"/>
    <w:rsid w:val="00555894"/>
    <w:rsid w:val="005814DA"/>
    <w:rsid w:val="00591A43"/>
    <w:rsid w:val="005932D5"/>
    <w:rsid w:val="00597ADE"/>
    <w:rsid w:val="00597D47"/>
    <w:rsid w:val="005A0FAA"/>
    <w:rsid w:val="005A2D60"/>
    <w:rsid w:val="005A4496"/>
    <w:rsid w:val="005A54A4"/>
    <w:rsid w:val="005B1E0F"/>
    <w:rsid w:val="005B788A"/>
    <w:rsid w:val="005B7CD8"/>
    <w:rsid w:val="005C4879"/>
    <w:rsid w:val="005D3E69"/>
    <w:rsid w:val="005D47A4"/>
    <w:rsid w:val="005E5F4F"/>
    <w:rsid w:val="005E7049"/>
    <w:rsid w:val="005F1753"/>
    <w:rsid w:val="00604049"/>
    <w:rsid w:val="006156DD"/>
    <w:rsid w:val="00616983"/>
    <w:rsid w:val="00626973"/>
    <w:rsid w:val="006522D4"/>
    <w:rsid w:val="00660680"/>
    <w:rsid w:val="006625E2"/>
    <w:rsid w:val="00664C7A"/>
    <w:rsid w:val="006721E2"/>
    <w:rsid w:val="006725FB"/>
    <w:rsid w:val="0067356D"/>
    <w:rsid w:val="006752A9"/>
    <w:rsid w:val="00685711"/>
    <w:rsid w:val="00687A9A"/>
    <w:rsid w:val="00690C39"/>
    <w:rsid w:val="0069264F"/>
    <w:rsid w:val="006950D5"/>
    <w:rsid w:val="00695163"/>
    <w:rsid w:val="00695EBD"/>
    <w:rsid w:val="00697D75"/>
    <w:rsid w:val="006A10D2"/>
    <w:rsid w:val="006B5750"/>
    <w:rsid w:val="006D073D"/>
    <w:rsid w:val="006D432C"/>
    <w:rsid w:val="006E2CB2"/>
    <w:rsid w:val="006F380D"/>
    <w:rsid w:val="006F4E72"/>
    <w:rsid w:val="00703541"/>
    <w:rsid w:val="0070503A"/>
    <w:rsid w:val="007062CB"/>
    <w:rsid w:val="00710575"/>
    <w:rsid w:val="007113CB"/>
    <w:rsid w:val="00713819"/>
    <w:rsid w:val="007162D4"/>
    <w:rsid w:val="00716A14"/>
    <w:rsid w:val="00722359"/>
    <w:rsid w:val="007413A6"/>
    <w:rsid w:val="00744633"/>
    <w:rsid w:val="00766984"/>
    <w:rsid w:val="00766E4B"/>
    <w:rsid w:val="0077542D"/>
    <w:rsid w:val="007860F0"/>
    <w:rsid w:val="0078664B"/>
    <w:rsid w:val="00795B54"/>
    <w:rsid w:val="007B06E3"/>
    <w:rsid w:val="007B1D42"/>
    <w:rsid w:val="007B60F1"/>
    <w:rsid w:val="007C4628"/>
    <w:rsid w:val="007D1F56"/>
    <w:rsid w:val="007D20F9"/>
    <w:rsid w:val="007E0284"/>
    <w:rsid w:val="007E2174"/>
    <w:rsid w:val="007E2E4A"/>
    <w:rsid w:val="007E5741"/>
    <w:rsid w:val="007F768B"/>
    <w:rsid w:val="0080100E"/>
    <w:rsid w:val="008038C4"/>
    <w:rsid w:val="00813D49"/>
    <w:rsid w:val="00814835"/>
    <w:rsid w:val="00823CDB"/>
    <w:rsid w:val="00826C16"/>
    <w:rsid w:val="00830EFB"/>
    <w:rsid w:val="00831B70"/>
    <w:rsid w:val="00832C7F"/>
    <w:rsid w:val="0083406D"/>
    <w:rsid w:val="00841D4D"/>
    <w:rsid w:val="00851224"/>
    <w:rsid w:val="008518FE"/>
    <w:rsid w:val="00861AA7"/>
    <w:rsid w:val="008667D0"/>
    <w:rsid w:val="008674E5"/>
    <w:rsid w:val="00870402"/>
    <w:rsid w:val="00876EB6"/>
    <w:rsid w:val="008770A6"/>
    <w:rsid w:val="00881C7B"/>
    <w:rsid w:val="00883221"/>
    <w:rsid w:val="00887671"/>
    <w:rsid w:val="008A4602"/>
    <w:rsid w:val="008A7B24"/>
    <w:rsid w:val="008C054A"/>
    <w:rsid w:val="008D481B"/>
    <w:rsid w:val="008E5A0B"/>
    <w:rsid w:val="008F2A78"/>
    <w:rsid w:val="008F4036"/>
    <w:rsid w:val="008F58C0"/>
    <w:rsid w:val="008F7EFD"/>
    <w:rsid w:val="00902119"/>
    <w:rsid w:val="00903457"/>
    <w:rsid w:val="0090521F"/>
    <w:rsid w:val="00911463"/>
    <w:rsid w:val="00912082"/>
    <w:rsid w:val="00914BE4"/>
    <w:rsid w:val="00916EFE"/>
    <w:rsid w:val="00930DD7"/>
    <w:rsid w:val="009347F9"/>
    <w:rsid w:val="00936606"/>
    <w:rsid w:val="009404AF"/>
    <w:rsid w:val="009432C3"/>
    <w:rsid w:val="00943FBB"/>
    <w:rsid w:val="009531C6"/>
    <w:rsid w:val="00982AC3"/>
    <w:rsid w:val="0099144E"/>
    <w:rsid w:val="00993B10"/>
    <w:rsid w:val="009949EA"/>
    <w:rsid w:val="009951F6"/>
    <w:rsid w:val="00997958"/>
    <w:rsid w:val="009A3A14"/>
    <w:rsid w:val="009B316B"/>
    <w:rsid w:val="009C056E"/>
    <w:rsid w:val="009C5E9B"/>
    <w:rsid w:val="009C78E5"/>
    <w:rsid w:val="009D28B3"/>
    <w:rsid w:val="009D5B9F"/>
    <w:rsid w:val="009D7EE8"/>
    <w:rsid w:val="009E6151"/>
    <w:rsid w:val="009E6974"/>
    <w:rsid w:val="009E71A1"/>
    <w:rsid w:val="009F04B0"/>
    <w:rsid w:val="009F1E6C"/>
    <w:rsid w:val="00A117CB"/>
    <w:rsid w:val="00A1259A"/>
    <w:rsid w:val="00A13D96"/>
    <w:rsid w:val="00A177A7"/>
    <w:rsid w:val="00A31DB5"/>
    <w:rsid w:val="00A37DD0"/>
    <w:rsid w:val="00A44522"/>
    <w:rsid w:val="00A52307"/>
    <w:rsid w:val="00A700AC"/>
    <w:rsid w:val="00A72654"/>
    <w:rsid w:val="00A90EC4"/>
    <w:rsid w:val="00A95C8B"/>
    <w:rsid w:val="00AA0F0A"/>
    <w:rsid w:val="00AB01A9"/>
    <w:rsid w:val="00AB6902"/>
    <w:rsid w:val="00AD09CA"/>
    <w:rsid w:val="00AD4403"/>
    <w:rsid w:val="00AD5138"/>
    <w:rsid w:val="00AE01FA"/>
    <w:rsid w:val="00AE1F84"/>
    <w:rsid w:val="00AE2D63"/>
    <w:rsid w:val="00AE6D25"/>
    <w:rsid w:val="00AF19D5"/>
    <w:rsid w:val="00AF1D4A"/>
    <w:rsid w:val="00AF1E39"/>
    <w:rsid w:val="00B01C75"/>
    <w:rsid w:val="00B02F01"/>
    <w:rsid w:val="00B03CAC"/>
    <w:rsid w:val="00B129C1"/>
    <w:rsid w:val="00B2379E"/>
    <w:rsid w:val="00B24DB4"/>
    <w:rsid w:val="00B256F5"/>
    <w:rsid w:val="00B31C89"/>
    <w:rsid w:val="00B37FF8"/>
    <w:rsid w:val="00B4384D"/>
    <w:rsid w:val="00B449AF"/>
    <w:rsid w:val="00B4573B"/>
    <w:rsid w:val="00B470B6"/>
    <w:rsid w:val="00B544C1"/>
    <w:rsid w:val="00B60D75"/>
    <w:rsid w:val="00B633F8"/>
    <w:rsid w:val="00B63DF8"/>
    <w:rsid w:val="00B70E97"/>
    <w:rsid w:val="00B84ABF"/>
    <w:rsid w:val="00B84DA7"/>
    <w:rsid w:val="00B86032"/>
    <w:rsid w:val="00BA4C0F"/>
    <w:rsid w:val="00BA6601"/>
    <w:rsid w:val="00BA6742"/>
    <w:rsid w:val="00BA691B"/>
    <w:rsid w:val="00BA7830"/>
    <w:rsid w:val="00BB20B6"/>
    <w:rsid w:val="00BC244B"/>
    <w:rsid w:val="00BD1380"/>
    <w:rsid w:val="00BD4C8E"/>
    <w:rsid w:val="00BE009A"/>
    <w:rsid w:val="00BE14CF"/>
    <w:rsid w:val="00BE522C"/>
    <w:rsid w:val="00BE5DB5"/>
    <w:rsid w:val="00BF142D"/>
    <w:rsid w:val="00BF21AB"/>
    <w:rsid w:val="00BF3BC9"/>
    <w:rsid w:val="00BF47D8"/>
    <w:rsid w:val="00BF763A"/>
    <w:rsid w:val="00BF77A7"/>
    <w:rsid w:val="00C01034"/>
    <w:rsid w:val="00C01339"/>
    <w:rsid w:val="00C072DB"/>
    <w:rsid w:val="00C10408"/>
    <w:rsid w:val="00C105DF"/>
    <w:rsid w:val="00C16F3B"/>
    <w:rsid w:val="00C1731B"/>
    <w:rsid w:val="00C17842"/>
    <w:rsid w:val="00C20B4F"/>
    <w:rsid w:val="00C210F3"/>
    <w:rsid w:val="00C5482F"/>
    <w:rsid w:val="00C55A78"/>
    <w:rsid w:val="00C60EC0"/>
    <w:rsid w:val="00C62E0F"/>
    <w:rsid w:val="00C63FD1"/>
    <w:rsid w:val="00C65895"/>
    <w:rsid w:val="00C66652"/>
    <w:rsid w:val="00C66E54"/>
    <w:rsid w:val="00C71A01"/>
    <w:rsid w:val="00C74B3F"/>
    <w:rsid w:val="00C75909"/>
    <w:rsid w:val="00C7725A"/>
    <w:rsid w:val="00C824D9"/>
    <w:rsid w:val="00C84AB1"/>
    <w:rsid w:val="00C855EF"/>
    <w:rsid w:val="00C856D5"/>
    <w:rsid w:val="00C876C8"/>
    <w:rsid w:val="00C91DE3"/>
    <w:rsid w:val="00CA0471"/>
    <w:rsid w:val="00CA3D41"/>
    <w:rsid w:val="00CA679B"/>
    <w:rsid w:val="00CB43D8"/>
    <w:rsid w:val="00CB492D"/>
    <w:rsid w:val="00CB7E6B"/>
    <w:rsid w:val="00CC14C6"/>
    <w:rsid w:val="00CC3BDE"/>
    <w:rsid w:val="00CC59B6"/>
    <w:rsid w:val="00CD3607"/>
    <w:rsid w:val="00CD4AED"/>
    <w:rsid w:val="00CD6E76"/>
    <w:rsid w:val="00CD732F"/>
    <w:rsid w:val="00CD74A9"/>
    <w:rsid w:val="00CE103F"/>
    <w:rsid w:val="00CE4894"/>
    <w:rsid w:val="00CE5629"/>
    <w:rsid w:val="00CE59D7"/>
    <w:rsid w:val="00CF0560"/>
    <w:rsid w:val="00D0198F"/>
    <w:rsid w:val="00D024DF"/>
    <w:rsid w:val="00D04749"/>
    <w:rsid w:val="00D100D7"/>
    <w:rsid w:val="00D217D6"/>
    <w:rsid w:val="00D27EFE"/>
    <w:rsid w:val="00D345EA"/>
    <w:rsid w:val="00D37877"/>
    <w:rsid w:val="00D41354"/>
    <w:rsid w:val="00D45523"/>
    <w:rsid w:val="00D60058"/>
    <w:rsid w:val="00D66A8B"/>
    <w:rsid w:val="00D726B0"/>
    <w:rsid w:val="00D926F2"/>
    <w:rsid w:val="00D96CDC"/>
    <w:rsid w:val="00DA381A"/>
    <w:rsid w:val="00DA4C23"/>
    <w:rsid w:val="00DA5443"/>
    <w:rsid w:val="00DB31FE"/>
    <w:rsid w:val="00DB7A85"/>
    <w:rsid w:val="00DC0D20"/>
    <w:rsid w:val="00DC31FA"/>
    <w:rsid w:val="00DC4006"/>
    <w:rsid w:val="00DC6142"/>
    <w:rsid w:val="00DD0068"/>
    <w:rsid w:val="00E03A12"/>
    <w:rsid w:val="00E05294"/>
    <w:rsid w:val="00E05D94"/>
    <w:rsid w:val="00E11533"/>
    <w:rsid w:val="00E11F27"/>
    <w:rsid w:val="00E13780"/>
    <w:rsid w:val="00E14351"/>
    <w:rsid w:val="00E21BA8"/>
    <w:rsid w:val="00E228BE"/>
    <w:rsid w:val="00E23D29"/>
    <w:rsid w:val="00E3054E"/>
    <w:rsid w:val="00E30656"/>
    <w:rsid w:val="00E319A1"/>
    <w:rsid w:val="00E512A4"/>
    <w:rsid w:val="00E51E13"/>
    <w:rsid w:val="00E548CB"/>
    <w:rsid w:val="00E56F00"/>
    <w:rsid w:val="00E575E2"/>
    <w:rsid w:val="00E60102"/>
    <w:rsid w:val="00E64488"/>
    <w:rsid w:val="00E64930"/>
    <w:rsid w:val="00E7116B"/>
    <w:rsid w:val="00E7411B"/>
    <w:rsid w:val="00E76491"/>
    <w:rsid w:val="00E83FA8"/>
    <w:rsid w:val="00E9045A"/>
    <w:rsid w:val="00E915C1"/>
    <w:rsid w:val="00E92361"/>
    <w:rsid w:val="00E92919"/>
    <w:rsid w:val="00EB3F26"/>
    <w:rsid w:val="00EB69BD"/>
    <w:rsid w:val="00EC479B"/>
    <w:rsid w:val="00EC701A"/>
    <w:rsid w:val="00EC7E75"/>
    <w:rsid w:val="00ED6B24"/>
    <w:rsid w:val="00EE505D"/>
    <w:rsid w:val="00EE5753"/>
    <w:rsid w:val="00EF28AA"/>
    <w:rsid w:val="00EF72C2"/>
    <w:rsid w:val="00F019C7"/>
    <w:rsid w:val="00F03037"/>
    <w:rsid w:val="00F10810"/>
    <w:rsid w:val="00F112FA"/>
    <w:rsid w:val="00F13D25"/>
    <w:rsid w:val="00F22949"/>
    <w:rsid w:val="00F24ADF"/>
    <w:rsid w:val="00F3283B"/>
    <w:rsid w:val="00F3324C"/>
    <w:rsid w:val="00F354D0"/>
    <w:rsid w:val="00F35E20"/>
    <w:rsid w:val="00F41751"/>
    <w:rsid w:val="00F50869"/>
    <w:rsid w:val="00F50C61"/>
    <w:rsid w:val="00F54FB6"/>
    <w:rsid w:val="00F641F3"/>
    <w:rsid w:val="00F66BD6"/>
    <w:rsid w:val="00F75D4C"/>
    <w:rsid w:val="00F76909"/>
    <w:rsid w:val="00F778FB"/>
    <w:rsid w:val="00F84613"/>
    <w:rsid w:val="00F848F2"/>
    <w:rsid w:val="00F9184B"/>
    <w:rsid w:val="00F925AF"/>
    <w:rsid w:val="00FB21D3"/>
    <w:rsid w:val="00FB2312"/>
    <w:rsid w:val="00FB7B05"/>
    <w:rsid w:val="00FC30DE"/>
    <w:rsid w:val="00FC4582"/>
    <w:rsid w:val="00FC5E05"/>
    <w:rsid w:val="00FC77BF"/>
    <w:rsid w:val="00FD1A55"/>
    <w:rsid w:val="00FD6208"/>
    <w:rsid w:val="01397C14"/>
    <w:rsid w:val="01E9D3E1"/>
    <w:rsid w:val="02539E5F"/>
    <w:rsid w:val="0257B76B"/>
    <w:rsid w:val="0271E078"/>
    <w:rsid w:val="02ACC9AE"/>
    <w:rsid w:val="02B0D947"/>
    <w:rsid w:val="036DE327"/>
    <w:rsid w:val="038937E5"/>
    <w:rsid w:val="03A410A2"/>
    <w:rsid w:val="03DE87A4"/>
    <w:rsid w:val="0484E9C5"/>
    <w:rsid w:val="049751E7"/>
    <w:rsid w:val="05C3C9E7"/>
    <w:rsid w:val="061DB13F"/>
    <w:rsid w:val="06A23D1E"/>
    <w:rsid w:val="0700D6BC"/>
    <w:rsid w:val="07113352"/>
    <w:rsid w:val="073A2D6D"/>
    <w:rsid w:val="076923FD"/>
    <w:rsid w:val="07C313EA"/>
    <w:rsid w:val="08042E1E"/>
    <w:rsid w:val="080CDBC9"/>
    <w:rsid w:val="08FD0C10"/>
    <w:rsid w:val="090DC9EF"/>
    <w:rsid w:val="092E8698"/>
    <w:rsid w:val="0996B8B5"/>
    <w:rsid w:val="09B53BA9"/>
    <w:rsid w:val="09EDEE19"/>
    <w:rsid w:val="09F345D9"/>
    <w:rsid w:val="0A0768CD"/>
    <w:rsid w:val="0A1B3FE6"/>
    <w:rsid w:val="0C4D062A"/>
    <w:rsid w:val="0D510A1E"/>
    <w:rsid w:val="0D6FF1AE"/>
    <w:rsid w:val="0D73E22A"/>
    <w:rsid w:val="0D7A17F0"/>
    <w:rsid w:val="0E1EEF88"/>
    <w:rsid w:val="0EDED233"/>
    <w:rsid w:val="0EFC8284"/>
    <w:rsid w:val="0F0FB28B"/>
    <w:rsid w:val="0FB6733D"/>
    <w:rsid w:val="0FF3F2DB"/>
    <w:rsid w:val="1071513A"/>
    <w:rsid w:val="109F4B7F"/>
    <w:rsid w:val="10CC227B"/>
    <w:rsid w:val="11E85AFF"/>
    <w:rsid w:val="12267BCE"/>
    <w:rsid w:val="12693846"/>
    <w:rsid w:val="12AA7143"/>
    <w:rsid w:val="12E76C63"/>
    <w:rsid w:val="13254BEB"/>
    <w:rsid w:val="13FCA821"/>
    <w:rsid w:val="142D361B"/>
    <w:rsid w:val="146606B8"/>
    <w:rsid w:val="14F2DF1C"/>
    <w:rsid w:val="165F1460"/>
    <w:rsid w:val="16B9F87C"/>
    <w:rsid w:val="16F52547"/>
    <w:rsid w:val="17979823"/>
    <w:rsid w:val="182D2BDC"/>
    <w:rsid w:val="184451E4"/>
    <w:rsid w:val="185007AD"/>
    <w:rsid w:val="18DE433E"/>
    <w:rsid w:val="192B240A"/>
    <w:rsid w:val="19CA0C08"/>
    <w:rsid w:val="19D62454"/>
    <w:rsid w:val="1A14E480"/>
    <w:rsid w:val="1AB62407"/>
    <w:rsid w:val="1AE5474D"/>
    <w:rsid w:val="1AF27E48"/>
    <w:rsid w:val="1B3B8798"/>
    <w:rsid w:val="1BF46B52"/>
    <w:rsid w:val="1C359808"/>
    <w:rsid w:val="1C8E4EA9"/>
    <w:rsid w:val="1D0E6A23"/>
    <w:rsid w:val="1D31EE6B"/>
    <w:rsid w:val="1D90A468"/>
    <w:rsid w:val="1D91F37A"/>
    <w:rsid w:val="1DB0B51A"/>
    <w:rsid w:val="1E141D34"/>
    <w:rsid w:val="1E5A8972"/>
    <w:rsid w:val="1E7326F1"/>
    <w:rsid w:val="1F84FEE8"/>
    <w:rsid w:val="1F94C7E2"/>
    <w:rsid w:val="20289BD7"/>
    <w:rsid w:val="2054EBE5"/>
    <w:rsid w:val="205D24F3"/>
    <w:rsid w:val="206AD994"/>
    <w:rsid w:val="206B5E0D"/>
    <w:rsid w:val="2085CC3D"/>
    <w:rsid w:val="20EEF7A8"/>
    <w:rsid w:val="210C168A"/>
    <w:rsid w:val="2125504D"/>
    <w:rsid w:val="21F9A66C"/>
    <w:rsid w:val="22202DA4"/>
    <w:rsid w:val="228BE4FB"/>
    <w:rsid w:val="22B56813"/>
    <w:rsid w:val="23580338"/>
    <w:rsid w:val="237A472E"/>
    <w:rsid w:val="2393FBBB"/>
    <w:rsid w:val="23DD2AE0"/>
    <w:rsid w:val="24589313"/>
    <w:rsid w:val="245F08C0"/>
    <w:rsid w:val="249A558F"/>
    <w:rsid w:val="24E919EF"/>
    <w:rsid w:val="25072A2A"/>
    <w:rsid w:val="251FDEA4"/>
    <w:rsid w:val="25FB5E46"/>
    <w:rsid w:val="2708CA2D"/>
    <w:rsid w:val="273450DA"/>
    <w:rsid w:val="27ED59A5"/>
    <w:rsid w:val="283C234D"/>
    <w:rsid w:val="2871C94B"/>
    <w:rsid w:val="29278CEB"/>
    <w:rsid w:val="293FB4BE"/>
    <w:rsid w:val="2A937A3C"/>
    <w:rsid w:val="2B37ECD9"/>
    <w:rsid w:val="2B5B4B83"/>
    <w:rsid w:val="2BEB787F"/>
    <w:rsid w:val="2C178245"/>
    <w:rsid w:val="2C1F9023"/>
    <w:rsid w:val="2C4EEA8A"/>
    <w:rsid w:val="2C8DD55B"/>
    <w:rsid w:val="2CD234D2"/>
    <w:rsid w:val="2CDB0377"/>
    <w:rsid w:val="2CF7779F"/>
    <w:rsid w:val="2D23F675"/>
    <w:rsid w:val="2DC3CBBB"/>
    <w:rsid w:val="2DD29780"/>
    <w:rsid w:val="2DE9F4AB"/>
    <w:rsid w:val="2EDBABD3"/>
    <w:rsid w:val="2EE87435"/>
    <w:rsid w:val="2F402C0D"/>
    <w:rsid w:val="2FD08BD0"/>
    <w:rsid w:val="2FF12D0A"/>
    <w:rsid w:val="30357155"/>
    <w:rsid w:val="314DD12B"/>
    <w:rsid w:val="316C6C39"/>
    <w:rsid w:val="316FFC1E"/>
    <w:rsid w:val="318F0B34"/>
    <w:rsid w:val="3198FB5F"/>
    <w:rsid w:val="31C8DA6C"/>
    <w:rsid w:val="32282E58"/>
    <w:rsid w:val="329F8F0B"/>
    <w:rsid w:val="32CF59AB"/>
    <w:rsid w:val="32DBF28A"/>
    <w:rsid w:val="3379AE03"/>
    <w:rsid w:val="33DA48F2"/>
    <w:rsid w:val="340D32FA"/>
    <w:rsid w:val="360E3447"/>
    <w:rsid w:val="366048DD"/>
    <w:rsid w:val="37324FA3"/>
    <w:rsid w:val="38259995"/>
    <w:rsid w:val="3851446F"/>
    <w:rsid w:val="385AB476"/>
    <w:rsid w:val="385EA666"/>
    <w:rsid w:val="3866ADE7"/>
    <w:rsid w:val="38AC4EEC"/>
    <w:rsid w:val="38BC77FA"/>
    <w:rsid w:val="38E5C416"/>
    <w:rsid w:val="38ECFBE5"/>
    <w:rsid w:val="39184B2C"/>
    <w:rsid w:val="3931CF43"/>
    <w:rsid w:val="39B0DF2B"/>
    <w:rsid w:val="39C1A8E9"/>
    <w:rsid w:val="39F0F315"/>
    <w:rsid w:val="3A6DE537"/>
    <w:rsid w:val="3C41C3C5"/>
    <w:rsid w:val="3CB9F3D2"/>
    <w:rsid w:val="3D44E732"/>
    <w:rsid w:val="3D5170A1"/>
    <w:rsid w:val="3D7697C3"/>
    <w:rsid w:val="3DB98DEF"/>
    <w:rsid w:val="3DFEADC5"/>
    <w:rsid w:val="3E291298"/>
    <w:rsid w:val="3E7C9575"/>
    <w:rsid w:val="3F3E300B"/>
    <w:rsid w:val="40103199"/>
    <w:rsid w:val="402D1495"/>
    <w:rsid w:val="40956BD5"/>
    <w:rsid w:val="40DD0F89"/>
    <w:rsid w:val="414EE431"/>
    <w:rsid w:val="4275C14D"/>
    <w:rsid w:val="4278DFEA"/>
    <w:rsid w:val="42896297"/>
    <w:rsid w:val="42919EB5"/>
    <w:rsid w:val="42C31501"/>
    <w:rsid w:val="43D5CCF6"/>
    <w:rsid w:val="443445C0"/>
    <w:rsid w:val="44C4AB3F"/>
    <w:rsid w:val="45319E83"/>
    <w:rsid w:val="4582C3AC"/>
    <w:rsid w:val="477DC756"/>
    <w:rsid w:val="48D5D7BC"/>
    <w:rsid w:val="48E3E3C1"/>
    <w:rsid w:val="496B34B7"/>
    <w:rsid w:val="4979881A"/>
    <w:rsid w:val="499F2400"/>
    <w:rsid w:val="4A3391AA"/>
    <w:rsid w:val="4A524DAC"/>
    <w:rsid w:val="4ACE26E6"/>
    <w:rsid w:val="4B431FAA"/>
    <w:rsid w:val="4B98574C"/>
    <w:rsid w:val="4BA522D1"/>
    <w:rsid w:val="4CD84C70"/>
    <w:rsid w:val="4CE7D00F"/>
    <w:rsid w:val="4CEE4AE7"/>
    <w:rsid w:val="4D5CCDD6"/>
    <w:rsid w:val="4D85CF0E"/>
    <w:rsid w:val="4DDF0DEA"/>
    <w:rsid w:val="4DE8DA16"/>
    <w:rsid w:val="4F79B226"/>
    <w:rsid w:val="4FC523EE"/>
    <w:rsid w:val="4FF6C0EA"/>
    <w:rsid w:val="51E0A342"/>
    <w:rsid w:val="52A97CCB"/>
    <w:rsid w:val="53AEB84C"/>
    <w:rsid w:val="53CD4562"/>
    <w:rsid w:val="53EF88B3"/>
    <w:rsid w:val="53F98D0F"/>
    <w:rsid w:val="541A4795"/>
    <w:rsid w:val="541CA388"/>
    <w:rsid w:val="54352711"/>
    <w:rsid w:val="547A406E"/>
    <w:rsid w:val="5480EB37"/>
    <w:rsid w:val="549F4086"/>
    <w:rsid w:val="54AEAEF9"/>
    <w:rsid w:val="54B3C620"/>
    <w:rsid w:val="54BC72BC"/>
    <w:rsid w:val="55379914"/>
    <w:rsid w:val="5567A2CD"/>
    <w:rsid w:val="55A81608"/>
    <w:rsid w:val="55D1A793"/>
    <w:rsid w:val="56670F5C"/>
    <w:rsid w:val="568A3E11"/>
    <w:rsid w:val="5691ED46"/>
    <w:rsid w:val="56CBFE60"/>
    <w:rsid w:val="574E7565"/>
    <w:rsid w:val="579765CF"/>
    <w:rsid w:val="57B68279"/>
    <w:rsid w:val="57CCF621"/>
    <w:rsid w:val="592EB934"/>
    <w:rsid w:val="59C5E81B"/>
    <w:rsid w:val="59E0713E"/>
    <w:rsid w:val="5A1C8A1B"/>
    <w:rsid w:val="5ABF419F"/>
    <w:rsid w:val="5B18182B"/>
    <w:rsid w:val="5B52B94A"/>
    <w:rsid w:val="5BE91D9A"/>
    <w:rsid w:val="5CF6439E"/>
    <w:rsid w:val="5D1DDDCF"/>
    <w:rsid w:val="5D34E443"/>
    <w:rsid w:val="5DBD6C67"/>
    <w:rsid w:val="5DE2D285"/>
    <w:rsid w:val="5DE4779A"/>
    <w:rsid w:val="5DF45A45"/>
    <w:rsid w:val="5E534044"/>
    <w:rsid w:val="5E74BE14"/>
    <w:rsid w:val="5F592D48"/>
    <w:rsid w:val="5FD9E305"/>
    <w:rsid w:val="5FEEDD0E"/>
    <w:rsid w:val="611CF698"/>
    <w:rsid w:val="61351D0C"/>
    <w:rsid w:val="61E03C99"/>
    <w:rsid w:val="628AA10D"/>
    <w:rsid w:val="62B39BA3"/>
    <w:rsid w:val="63173013"/>
    <w:rsid w:val="635FAF0B"/>
    <w:rsid w:val="63AD4D3B"/>
    <w:rsid w:val="63CF3438"/>
    <w:rsid w:val="63ED7183"/>
    <w:rsid w:val="64EC8116"/>
    <w:rsid w:val="64ED8F3C"/>
    <w:rsid w:val="65343571"/>
    <w:rsid w:val="6566EBE4"/>
    <w:rsid w:val="65A053C4"/>
    <w:rsid w:val="65FD3657"/>
    <w:rsid w:val="668D91FA"/>
    <w:rsid w:val="66D23D86"/>
    <w:rsid w:val="66E68CD1"/>
    <w:rsid w:val="67223D5D"/>
    <w:rsid w:val="6738D691"/>
    <w:rsid w:val="677D0F3A"/>
    <w:rsid w:val="67B6F50F"/>
    <w:rsid w:val="692BEC5C"/>
    <w:rsid w:val="693A7774"/>
    <w:rsid w:val="6956EA26"/>
    <w:rsid w:val="698D9F6C"/>
    <w:rsid w:val="69D973D6"/>
    <w:rsid w:val="6A13A9C7"/>
    <w:rsid w:val="6AB9D93C"/>
    <w:rsid w:val="6AC14DC0"/>
    <w:rsid w:val="6B2DD4DB"/>
    <w:rsid w:val="6B3B30E4"/>
    <w:rsid w:val="6B71A1D7"/>
    <w:rsid w:val="6BBC1385"/>
    <w:rsid w:val="6C61B1A8"/>
    <w:rsid w:val="6C64EB69"/>
    <w:rsid w:val="6C76467E"/>
    <w:rsid w:val="6C7B8940"/>
    <w:rsid w:val="6D1C71E2"/>
    <w:rsid w:val="6D32FB27"/>
    <w:rsid w:val="6D880990"/>
    <w:rsid w:val="6DD88780"/>
    <w:rsid w:val="6DDD0C66"/>
    <w:rsid w:val="6E2E6E4D"/>
    <w:rsid w:val="6E832509"/>
    <w:rsid w:val="6E867982"/>
    <w:rsid w:val="6F65AD73"/>
    <w:rsid w:val="6FB61D0A"/>
    <w:rsid w:val="6FD29E6B"/>
    <w:rsid w:val="6FDCDB83"/>
    <w:rsid w:val="6FF60E09"/>
    <w:rsid w:val="6FFDC2F3"/>
    <w:rsid w:val="701492DA"/>
    <w:rsid w:val="70278D22"/>
    <w:rsid w:val="705AE16B"/>
    <w:rsid w:val="70A72308"/>
    <w:rsid w:val="71AA5380"/>
    <w:rsid w:val="71FCE3DB"/>
    <w:rsid w:val="72020303"/>
    <w:rsid w:val="7285CAA1"/>
    <w:rsid w:val="7368BC3F"/>
    <w:rsid w:val="7379E783"/>
    <w:rsid w:val="7392D790"/>
    <w:rsid w:val="73C43A4B"/>
    <w:rsid w:val="74DE7D54"/>
    <w:rsid w:val="757A5CA7"/>
    <w:rsid w:val="75BA4C3A"/>
    <w:rsid w:val="76CD5ABA"/>
    <w:rsid w:val="770680E0"/>
    <w:rsid w:val="771FA93D"/>
    <w:rsid w:val="77A15373"/>
    <w:rsid w:val="77A82136"/>
    <w:rsid w:val="78000F66"/>
    <w:rsid w:val="781B5BC9"/>
    <w:rsid w:val="78CA6AFF"/>
    <w:rsid w:val="78D1A31B"/>
    <w:rsid w:val="78F48C57"/>
    <w:rsid w:val="7912AFAD"/>
    <w:rsid w:val="795E90E7"/>
    <w:rsid w:val="79D325C5"/>
    <w:rsid w:val="79ED0EEF"/>
    <w:rsid w:val="7A201BF3"/>
    <w:rsid w:val="7A2E1F27"/>
    <w:rsid w:val="7A42A0F2"/>
    <w:rsid w:val="7B858535"/>
    <w:rsid w:val="7BAF19FF"/>
    <w:rsid w:val="7C488E98"/>
    <w:rsid w:val="7C559B7E"/>
    <w:rsid w:val="7C660AF0"/>
    <w:rsid w:val="7C8CBA16"/>
    <w:rsid w:val="7CCDB8FF"/>
    <w:rsid w:val="7D5E8BB6"/>
    <w:rsid w:val="7D6F53B8"/>
    <w:rsid w:val="7DA150B1"/>
    <w:rsid w:val="7DE74BB6"/>
    <w:rsid w:val="7E1D4721"/>
    <w:rsid w:val="7E3ADE13"/>
    <w:rsid w:val="7E83E848"/>
    <w:rsid w:val="7F0F06C5"/>
    <w:rsid w:val="7F4E470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94FD8"/>
  <w15:chartTrackingRefBased/>
  <w15:docId w15:val="{7983E302-3F17-4F5C-843B-3DE9F756A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403"/>
  </w:style>
  <w:style w:type="paragraph" w:styleId="Heading1">
    <w:name w:val="heading 1"/>
    <w:basedOn w:val="Normal"/>
    <w:next w:val="Normal"/>
    <w:link w:val="Heading1Char"/>
    <w:autoRedefine/>
    <w:uiPriority w:val="9"/>
    <w:qFormat/>
    <w:rsid w:val="00D0198F"/>
    <w:pPr>
      <w:keepNext/>
      <w:numPr>
        <w:numId w:val="38"/>
      </w:numPr>
      <w:spacing w:before="240"/>
      <w:ind w:right="29"/>
      <w:outlineLvl w:val="0"/>
    </w:pPr>
    <w:rPr>
      <w:rFonts w:ascii="Times New Roman" w:eastAsiaTheme="majorEastAsia" w:hAnsi="Times New Roman" w:cstheme="majorBidi"/>
      <w:b/>
      <w:kern w:val="0"/>
      <w:szCs w:val="44"/>
      <w14:ligatures w14:val="none"/>
    </w:rPr>
  </w:style>
  <w:style w:type="paragraph" w:styleId="Heading2">
    <w:name w:val="heading 2"/>
    <w:basedOn w:val="Heading1"/>
    <w:next w:val="Normal"/>
    <w:link w:val="Heading2Char"/>
    <w:autoRedefine/>
    <w:uiPriority w:val="9"/>
    <w:unhideWhenUsed/>
    <w:qFormat/>
    <w:rsid w:val="00E92919"/>
    <w:pPr>
      <w:numPr>
        <w:numId w:val="0"/>
      </w:numPr>
      <w:tabs>
        <w:tab w:val="left" w:pos="720"/>
      </w:tabs>
      <w:spacing w:before="0"/>
      <w:ind w:left="1080" w:hanging="360"/>
      <w:outlineLvl w:val="1"/>
    </w:pPr>
    <w:rPr>
      <w:rFonts w:eastAsia="Times New Roman" w:cs="Times New Roman"/>
      <w:color w:val="000000" w:themeColor="text1"/>
      <w:szCs w:val="20"/>
    </w:rPr>
  </w:style>
  <w:style w:type="paragraph" w:styleId="Heading3">
    <w:name w:val="heading 3"/>
    <w:basedOn w:val="Normal"/>
    <w:next w:val="Normal"/>
    <w:link w:val="Heading3Char"/>
    <w:uiPriority w:val="9"/>
    <w:semiHidden/>
    <w:unhideWhenUsed/>
    <w:qFormat/>
    <w:rsid w:val="0020294F"/>
    <w:pPr>
      <w:keepNext/>
      <w:keepLines/>
      <w:spacing w:before="40"/>
      <w:outlineLvl w:val="2"/>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92919"/>
    <w:pPr>
      <w:keepNext/>
      <w:keepLines/>
      <w:numPr>
        <w:ilvl w:val="6"/>
        <w:numId w:val="18"/>
      </w:numPr>
      <w:spacing w:before="40"/>
      <w:jc w:val="both"/>
      <w:outlineLvl w:val="6"/>
    </w:pPr>
    <w:rPr>
      <w:rFonts w:asciiTheme="majorHAnsi" w:eastAsiaTheme="majorEastAsia" w:hAnsiTheme="majorHAnsi" w:cstheme="majorBidi"/>
      <w:i/>
      <w:iCs/>
      <w:color w:val="1F3763" w:themeColor="accent1" w:themeShade="7F"/>
      <w:kern w:val="0"/>
      <w:sz w:val="20"/>
      <w:szCs w:val="22"/>
      <w14:ligatures w14:val="none"/>
    </w:rPr>
  </w:style>
  <w:style w:type="paragraph" w:styleId="Heading8">
    <w:name w:val="heading 8"/>
    <w:basedOn w:val="Normal"/>
    <w:next w:val="Normal"/>
    <w:link w:val="Heading8Char"/>
    <w:uiPriority w:val="9"/>
    <w:semiHidden/>
    <w:unhideWhenUsed/>
    <w:qFormat/>
    <w:rsid w:val="00E92919"/>
    <w:pPr>
      <w:keepNext/>
      <w:keepLines/>
      <w:numPr>
        <w:ilvl w:val="7"/>
        <w:numId w:val="18"/>
      </w:numPr>
      <w:spacing w:before="40"/>
      <w:jc w:val="both"/>
      <w:outlineLvl w:val="7"/>
    </w:pPr>
    <w:rPr>
      <w:rFonts w:asciiTheme="majorHAnsi" w:eastAsiaTheme="majorEastAsia" w:hAnsiTheme="majorHAnsi" w:cstheme="majorBidi"/>
      <w:color w:val="272727" w:themeColor="text1" w:themeTint="D8"/>
      <w:kern w:val="0"/>
      <w:sz w:val="21"/>
      <w:szCs w:val="21"/>
      <w14:ligatures w14:val="none"/>
    </w:rPr>
  </w:style>
  <w:style w:type="paragraph" w:styleId="Heading9">
    <w:name w:val="heading 9"/>
    <w:basedOn w:val="Normal"/>
    <w:next w:val="Normal"/>
    <w:link w:val="Heading9Char"/>
    <w:uiPriority w:val="9"/>
    <w:semiHidden/>
    <w:unhideWhenUsed/>
    <w:qFormat/>
    <w:rsid w:val="00E92919"/>
    <w:pPr>
      <w:keepNext/>
      <w:keepLines/>
      <w:numPr>
        <w:ilvl w:val="8"/>
        <w:numId w:val="18"/>
      </w:numPr>
      <w:spacing w:before="40"/>
      <w:jc w:val="both"/>
      <w:outlineLvl w:val="8"/>
    </w:pPr>
    <w:rPr>
      <w:rFonts w:asciiTheme="majorHAnsi" w:eastAsiaTheme="majorEastAsia" w:hAnsiTheme="majorHAnsi" w:cstheme="majorBidi"/>
      <w:i/>
      <w:iCs/>
      <w:color w:val="272727" w:themeColor="text1" w:themeTint="D8"/>
      <w:kern w:val="0"/>
      <w:sz w:val="21"/>
      <w:szCs w:val="21"/>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932D5"/>
    <w:pPr>
      <w:spacing w:before="100" w:beforeAutospacing="1" w:after="100" w:afterAutospacing="1"/>
    </w:pPr>
    <w:rPr>
      <w:rFonts w:ascii="Times New Roman" w:eastAsia="Times New Roman" w:hAnsi="Times New Roman" w:cs="Times New Roman"/>
      <w:kern w:val="0"/>
      <w14:ligatures w14:val="none"/>
    </w:rPr>
  </w:style>
  <w:style w:type="table" w:styleId="TableGrid">
    <w:name w:val="Table Grid"/>
    <w:basedOn w:val="TableNormal"/>
    <w:uiPriority w:val="39"/>
    <w:rsid w:val="00255E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55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255E03"/>
    <w:rPr>
      <w:rFonts w:ascii="Courier New" w:eastAsia="Times New Roman" w:hAnsi="Courier New" w:cs="Courier New"/>
      <w:kern w:val="0"/>
      <w:sz w:val="20"/>
      <w:szCs w:val="20"/>
      <w14:ligatures w14:val="none"/>
    </w:rPr>
  </w:style>
  <w:style w:type="character" w:customStyle="1" w:styleId="Heading1Char">
    <w:name w:val="Heading 1 Char"/>
    <w:basedOn w:val="DefaultParagraphFont"/>
    <w:link w:val="Heading1"/>
    <w:uiPriority w:val="9"/>
    <w:rsid w:val="00D0198F"/>
    <w:rPr>
      <w:rFonts w:ascii="Times New Roman" w:eastAsiaTheme="majorEastAsia" w:hAnsi="Times New Roman" w:cstheme="majorBidi"/>
      <w:b/>
      <w:kern w:val="0"/>
      <w:szCs w:val="44"/>
      <w14:ligatures w14:val="none"/>
    </w:rPr>
  </w:style>
  <w:style w:type="character" w:customStyle="1" w:styleId="Heading2Char">
    <w:name w:val="Heading 2 Char"/>
    <w:basedOn w:val="DefaultParagraphFont"/>
    <w:link w:val="Heading2"/>
    <w:uiPriority w:val="9"/>
    <w:rsid w:val="00E92919"/>
    <w:rPr>
      <w:rFonts w:ascii="Times New Roman" w:eastAsia="Times New Roman" w:hAnsi="Times New Roman" w:cs="Times New Roman"/>
      <w:b/>
      <w:color w:val="000000" w:themeColor="text1"/>
      <w:kern w:val="0"/>
      <w:szCs w:val="20"/>
      <w14:ligatures w14:val="none"/>
    </w:rPr>
  </w:style>
  <w:style w:type="character" w:customStyle="1" w:styleId="Heading7Char">
    <w:name w:val="Heading 7 Char"/>
    <w:basedOn w:val="DefaultParagraphFont"/>
    <w:link w:val="Heading7"/>
    <w:uiPriority w:val="9"/>
    <w:semiHidden/>
    <w:rsid w:val="00E92919"/>
    <w:rPr>
      <w:rFonts w:asciiTheme="majorHAnsi" w:eastAsiaTheme="majorEastAsia" w:hAnsiTheme="majorHAnsi" w:cstheme="majorBidi"/>
      <w:i/>
      <w:iCs/>
      <w:color w:val="1F3763" w:themeColor="accent1" w:themeShade="7F"/>
      <w:kern w:val="0"/>
      <w:sz w:val="20"/>
      <w:szCs w:val="22"/>
      <w14:ligatures w14:val="none"/>
    </w:rPr>
  </w:style>
  <w:style w:type="character" w:customStyle="1" w:styleId="Heading8Char">
    <w:name w:val="Heading 8 Char"/>
    <w:basedOn w:val="DefaultParagraphFont"/>
    <w:link w:val="Heading8"/>
    <w:uiPriority w:val="9"/>
    <w:semiHidden/>
    <w:rsid w:val="00E92919"/>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E92919"/>
    <w:rPr>
      <w:rFonts w:asciiTheme="majorHAnsi" w:eastAsiaTheme="majorEastAsia" w:hAnsiTheme="majorHAnsi" w:cstheme="majorBidi"/>
      <w:i/>
      <w:iCs/>
      <w:color w:val="272727" w:themeColor="text1" w:themeTint="D8"/>
      <w:kern w:val="0"/>
      <w:sz w:val="21"/>
      <w:szCs w:val="21"/>
      <w14:ligatures w14:val="none"/>
    </w:rPr>
  </w:style>
  <w:style w:type="paragraph" w:styleId="ListParagraph">
    <w:name w:val="List Paragraph"/>
    <w:basedOn w:val="Normal"/>
    <w:uiPriority w:val="34"/>
    <w:qFormat/>
    <w:rsid w:val="001E3CE3"/>
    <w:pPr>
      <w:ind w:left="720"/>
      <w:contextualSpacing/>
    </w:pPr>
  </w:style>
  <w:style w:type="character" w:customStyle="1" w:styleId="Heading3Char">
    <w:name w:val="Heading 3 Char"/>
    <w:basedOn w:val="DefaultParagraphFont"/>
    <w:link w:val="Heading3"/>
    <w:uiPriority w:val="9"/>
    <w:semiHidden/>
    <w:rsid w:val="0020294F"/>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23133F"/>
    <w:rPr>
      <w:b/>
      <w:bCs/>
    </w:rPr>
  </w:style>
  <w:style w:type="paragraph" w:styleId="Caption">
    <w:name w:val="caption"/>
    <w:basedOn w:val="Normal"/>
    <w:next w:val="Normal"/>
    <w:uiPriority w:val="35"/>
    <w:unhideWhenUsed/>
    <w:qFormat/>
    <w:rsid w:val="00390128"/>
    <w:pPr>
      <w:spacing w:after="200"/>
      <w:jc w:val="both"/>
    </w:pPr>
    <w:rPr>
      <w:rFonts w:ascii="Times New Roman" w:hAnsi="Times New Roman"/>
      <w:i/>
      <w:iCs/>
      <w:color w:val="44546A" w:themeColor="text2"/>
      <w:kern w:val="0"/>
      <w:sz w:val="18"/>
      <w:szCs w:val="18"/>
      <w14:ligatures w14:val="none"/>
    </w:rPr>
  </w:style>
  <w:style w:type="character" w:customStyle="1" w:styleId="apple-converted-space">
    <w:name w:val="apple-converted-space"/>
    <w:basedOn w:val="DefaultParagraphFont"/>
    <w:rsid w:val="00943FBB"/>
  </w:style>
  <w:style w:type="character" w:styleId="Hyperlink">
    <w:name w:val="Hyperlink"/>
    <w:basedOn w:val="DefaultParagraphFont"/>
    <w:uiPriority w:val="99"/>
    <w:unhideWhenUsed/>
    <w:rsid w:val="00367C34"/>
    <w:rPr>
      <w:color w:val="0563C1" w:themeColor="hyperlink"/>
      <w:u w:val="single"/>
    </w:rPr>
  </w:style>
  <w:style w:type="character" w:styleId="UnresolvedMention">
    <w:name w:val="Unresolved Mention"/>
    <w:basedOn w:val="DefaultParagraphFont"/>
    <w:uiPriority w:val="99"/>
    <w:semiHidden/>
    <w:unhideWhenUsed/>
    <w:rsid w:val="00B24DB4"/>
    <w:rPr>
      <w:color w:val="605E5C"/>
      <w:shd w:val="clear" w:color="auto" w:fill="E1DFDD"/>
    </w:rPr>
  </w:style>
  <w:style w:type="paragraph" w:styleId="Header">
    <w:name w:val="header"/>
    <w:basedOn w:val="Normal"/>
    <w:link w:val="HeaderChar"/>
    <w:uiPriority w:val="99"/>
    <w:unhideWhenUsed/>
    <w:rsid w:val="006D073D"/>
    <w:pPr>
      <w:tabs>
        <w:tab w:val="center" w:pos="4680"/>
        <w:tab w:val="right" w:pos="9360"/>
      </w:tabs>
    </w:pPr>
  </w:style>
  <w:style w:type="character" w:customStyle="1" w:styleId="HeaderChar">
    <w:name w:val="Header Char"/>
    <w:basedOn w:val="DefaultParagraphFont"/>
    <w:link w:val="Header"/>
    <w:uiPriority w:val="99"/>
    <w:rsid w:val="006D073D"/>
  </w:style>
  <w:style w:type="paragraph" w:styleId="Footer">
    <w:name w:val="footer"/>
    <w:basedOn w:val="Normal"/>
    <w:link w:val="FooterChar"/>
    <w:uiPriority w:val="99"/>
    <w:unhideWhenUsed/>
    <w:rsid w:val="006D073D"/>
    <w:pPr>
      <w:tabs>
        <w:tab w:val="center" w:pos="4680"/>
        <w:tab w:val="right" w:pos="9360"/>
      </w:tabs>
    </w:pPr>
  </w:style>
  <w:style w:type="character" w:customStyle="1" w:styleId="FooterChar">
    <w:name w:val="Footer Char"/>
    <w:basedOn w:val="DefaultParagraphFont"/>
    <w:link w:val="Footer"/>
    <w:uiPriority w:val="99"/>
    <w:rsid w:val="006D073D"/>
  </w:style>
  <w:style w:type="paragraph" w:styleId="NoSpacing">
    <w:name w:val="No Spacing"/>
    <w:uiPriority w:val="1"/>
    <w:qFormat/>
    <w:rsid w:val="00E56F00"/>
  </w:style>
  <w:style w:type="character" w:styleId="FollowedHyperlink">
    <w:name w:val="FollowedHyperlink"/>
    <w:basedOn w:val="DefaultParagraphFont"/>
    <w:uiPriority w:val="99"/>
    <w:semiHidden/>
    <w:unhideWhenUsed/>
    <w:rsid w:val="0040184F"/>
    <w:rPr>
      <w:color w:val="954F72" w:themeColor="followedHyperlink"/>
      <w:u w:val="single"/>
    </w:rPr>
  </w:style>
  <w:style w:type="character" w:styleId="HTMLCode">
    <w:name w:val="HTML Code"/>
    <w:basedOn w:val="DefaultParagraphFont"/>
    <w:uiPriority w:val="99"/>
    <w:semiHidden/>
    <w:unhideWhenUsed/>
    <w:rsid w:val="007B1D4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3634">
      <w:bodyDiv w:val="1"/>
      <w:marLeft w:val="0"/>
      <w:marRight w:val="0"/>
      <w:marTop w:val="0"/>
      <w:marBottom w:val="0"/>
      <w:divBdr>
        <w:top w:val="none" w:sz="0" w:space="0" w:color="auto"/>
        <w:left w:val="none" w:sz="0" w:space="0" w:color="auto"/>
        <w:bottom w:val="none" w:sz="0" w:space="0" w:color="auto"/>
        <w:right w:val="none" w:sz="0" w:space="0" w:color="auto"/>
      </w:divBdr>
    </w:div>
    <w:div w:id="15272948">
      <w:bodyDiv w:val="1"/>
      <w:marLeft w:val="0"/>
      <w:marRight w:val="0"/>
      <w:marTop w:val="0"/>
      <w:marBottom w:val="0"/>
      <w:divBdr>
        <w:top w:val="none" w:sz="0" w:space="0" w:color="auto"/>
        <w:left w:val="none" w:sz="0" w:space="0" w:color="auto"/>
        <w:bottom w:val="none" w:sz="0" w:space="0" w:color="auto"/>
        <w:right w:val="none" w:sz="0" w:space="0" w:color="auto"/>
      </w:divBdr>
    </w:div>
    <w:div w:id="163321036">
      <w:bodyDiv w:val="1"/>
      <w:marLeft w:val="0"/>
      <w:marRight w:val="0"/>
      <w:marTop w:val="0"/>
      <w:marBottom w:val="0"/>
      <w:divBdr>
        <w:top w:val="none" w:sz="0" w:space="0" w:color="auto"/>
        <w:left w:val="none" w:sz="0" w:space="0" w:color="auto"/>
        <w:bottom w:val="none" w:sz="0" w:space="0" w:color="auto"/>
        <w:right w:val="none" w:sz="0" w:space="0" w:color="auto"/>
      </w:divBdr>
    </w:div>
    <w:div w:id="208884769">
      <w:bodyDiv w:val="1"/>
      <w:marLeft w:val="0"/>
      <w:marRight w:val="0"/>
      <w:marTop w:val="0"/>
      <w:marBottom w:val="0"/>
      <w:divBdr>
        <w:top w:val="none" w:sz="0" w:space="0" w:color="auto"/>
        <w:left w:val="none" w:sz="0" w:space="0" w:color="auto"/>
        <w:bottom w:val="none" w:sz="0" w:space="0" w:color="auto"/>
        <w:right w:val="none" w:sz="0" w:space="0" w:color="auto"/>
      </w:divBdr>
    </w:div>
    <w:div w:id="227113222">
      <w:bodyDiv w:val="1"/>
      <w:marLeft w:val="0"/>
      <w:marRight w:val="0"/>
      <w:marTop w:val="0"/>
      <w:marBottom w:val="0"/>
      <w:divBdr>
        <w:top w:val="none" w:sz="0" w:space="0" w:color="auto"/>
        <w:left w:val="none" w:sz="0" w:space="0" w:color="auto"/>
        <w:bottom w:val="none" w:sz="0" w:space="0" w:color="auto"/>
        <w:right w:val="none" w:sz="0" w:space="0" w:color="auto"/>
      </w:divBdr>
      <w:divsChild>
        <w:div w:id="678893717">
          <w:marLeft w:val="0"/>
          <w:marRight w:val="0"/>
          <w:marTop w:val="0"/>
          <w:marBottom w:val="0"/>
          <w:divBdr>
            <w:top w:val="none" w:sz="0" w:space="0" w:color="auto"/>
            <w:left w:val="none" w:sz="0" w:space="0" w:color="auto"/>
            <w:bottom w:val="none" w:sz="0" w:space="0" w:color="auto"/>
            <w:right w:val="none" w:sz="0" w:space="0" w:color="auto"/>
          </w:divBdr>
          <w:divsChild>
            <w:div w:id="972254390">
              <w:marLeft w:val="0"/>
              <w:marRight w:val="0"/>
              <w:marTop w:val="0"/>
              <w:marBottom w:val="0"/>
              <w:divBdr>
                <w:top w:val="none" w:sz="0" w:space="0" w:color="auto"/>
                <w:left w:val="none" w:sz="0" w:space="0" w:color="auto"/>
                <w:bottom w:val="none" w:sz="0" w:space="0" w:color="auto"/>
                <w:right w:val="none" w:sz="0" w:space="0" w:color="auto"/>
              </w:divBdr>
              <w:divsChild>
                <w:div w:id="195875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66949">
      <w:bodyDiv w:val="1"/>
      <w:marLeft w:val="0"/>
      <w:marRight w:val="0"/>
      <w:marTop w:val="0"/>
      <w:marBottom w:val="0"/>
      <w:divBdr>
        <w:top w:val="none" w:sz="0" w:space="0" w:color="auto"/>
        <w:left w:val="none" w:sz="0" w:space="0" w:color="auto"/>
        <w:bottom w:val="none" w:sz="0" w:space="0" w:color="auto"/>
        <w:right w:val="none" w:sz="0" w:space="0" w:color="auto"/>
      </w:divBdr>
    </w:div>
    <w:div w:id="248587511">
      <w:bodyDiv w:val="1"/>
      <w:marLeft w:val="0"/>
      <w:marRight w:val="0"/>
      <w:marTop w:val="0"/>
      <w:marBottom w:val="0"/>
      <w:divBdr>
        <w:top w:val="none" w:sz="0" w:space="0" w:color="auto"/>
        <w:left w:val="none" w:sz="0" w:space="0" w:color="auto"/>
        <w:bottom w:val="none" w:sz="0" w:space="0" w:color="auto"/>
        <w:right w:val="none" w:sz="0" w:space="0" w:color="auto"/>
      </w:divBdr>
      <w:divsChild>
        <w:div w:id="496772713">
          <w:marLeft w:val="0"/>
          <w:marRight w:val="0"/>
          <w:marTop w:val="0"/>
          <w:marBottom w:val="0"/>
          <w:divBdr>
            <w:top w:val="none" w:sz="0" w:space="0" w:color="auto"/>
            <w:left w:val="none" w:sz="0" w:space="0" w:color="auto"/>
            <w:bottom w:val="none" w:sz="0" w:space="0" w:color="auto"/>
            <w:right w:val="none" w:sz="0" w:space="0" w:color="auto"/>
          </w:divBdr>
          <w:divsChild>
            <w:div w:id="814220386">
              <w:marLeft w:val="0"/>
              <w:marRight w:val="0"/>
              <w:marTop w:val="0"/>
              <w:marBottom w:val="0"/>
              <w:divBdr>
                <w:top w:val="none" w:sz="0" w:space="0" w:color="auto"/>
                <w:left w:val="none" w:sz="0" w:space="0" w:color="auto"/>
                <w:bottom w:val="none" w:sz="0" w:space="0" w:color="auto"/>
                <w:right w:val="none" w:sz="0" w:space="0" w:color="auto"/>
              </w:divBdr>
              <w:divsChild>
                <w:div w:id="183398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910355">
      <w:bodyDiv w:val="1"/>
      <w:marLeft w:val="0"/>
      <w:marRight w:val="0"/>
      <w:marTop w:val="0"/>
      <w:marBottom w:val="0"/>
      <w:divBdr>
        <w:top w:val="none" w:sz="0" w:space="0" w:color="auto"/>
        <w:left w:val="none" w:sz="0" w:space="0" w:color="auto"/>
        <w:bottom w:val="none" w:sz="0" w:space="0" w:color="auto"/>
        <w:right w:val="none" w:sz="0" w:space="0" w:color="auto"/>
      </w:divBdr>
    </w:div>
    <w:div w:id="429470587">
      <w:bodyDiv w:val="1"/>
      <w:marLeft w:val="0"/>
      <w:marRight w:val="0"/>
      <w:marTop w:val="0"/>
      <w:marBottom w:val="0"/>
      <w:divBdr>
        <w:top w:val="none" w:sz="0" w:space="0" w:color="auto"/>
        <w:left w:val="none" w:sz="0" w:space="0" w:color="auto"/>
        <w:bottom w:val="none" w:sz="0" w:space="0" w:color="auto"/>
        <w:right w:val="none" w:sz="0" w:space="0" w:color="auto"/>
      </w:divBdr>
    </w:div>
    <w:div w:id="574317274">
      <w:bodyDiv w:val="1"/>
      <w:marLeft w:val="0"/>
      <w:marRight w:val="0"/>
      <w:marTop w:val="0"/>
      <w:marBottom w:val="0"/>
      <w:divBdr>
        <w:top w:val="none" w:sz="0" w:space="0" w:color="auto"/>
        <w:left w:val="none" w:sz="0" w:space="0" w:color="auto"/>
        <w:bottom w:val="none" w:sz="0" w:space="0" w:color="auto"/>
        <w:right w:val="none" w:sz="0" w:space="0" w:color="auto"/>
      </w:divBdr>
    </w:div>
    <w:div w:id="601455415">
      <w:bodyDiv w:val="1"/>
      <w:marLeft w:val="0"/>
      <w:marRight w:val="0"/>
      <w:marTop w:val="0"/>
      <w:marBottom w:val="0"/>
      <w:divBdr>
        <w:top w:val="none" w:sz="0" w:space="0" w:color="auto"/>
        <w:left w:val="none" w:sz="0" w:space="0" w:color="auto"/>
        <w:bottom w:val="none" w:sz="0" w:space="0" w:color="auto"/>
        <w:right w:val="none" w:sz="0" w:space="0" w:color="auto"/>
      </w:divBdr>
    </w:div>
    <w:div w:id="679237727">
      <w:bodyDiv w:val="1"/>
      <w:marLeft w:val="0"/>
      <w:marRight w:val="0"/>
      <w:marTop w:val="0"/>
      <w:marBottom w:val="0"/>
      <w:divBdr>
        <w:top w:val="none" w:sz="0" w:space="0" w:color="auto"/>
        <w:left w:val="none" w:sz="0" w:space="0" w:color="auto"/>
        <w:bottom w:val="none" w:sz="0" w:space="0" w:color="auto"/>
        <w:right w:val="none" w:sz="0" w:space="0" w:color="auto"/>
      </w:divBdr>
    </w:div>
    <w:div w:id="839735804">
      <w:bodyDiv w:val="1"/>
      <w:marLeft w:val="0"/>
      <w:marRight w:val="0"/>
      <w:marTop w:val="0"/>
      <w:marBottom w:val="0"/>
      <w:divBdr>
        <w:top w:val="none" w:sz="0" w:space="0" w:color="auto"/>
        <w:left w:val="none" w:sz="0" w:space="0" w:color="auto"/>
        <w:bottom w:val="none" w:sz="0" w:space="0" w:color="auto"/>
        <w:right w:val="none" w:sz="0" w:space="0" w:color="auto"/>
      </w:divBdr>
    </w:div>
    <w:div w:id="890924249">
      <w:bodyDiv w:val="1"/>
      <w:marLeft w:val="0"/>
      <w:marRight w:val="0"/>
      <w:marTop w:val="0"/>
      <w:marBottom w:val="0"/>
      <w:divBdr>
        <w:top w:val="none" w:sz="0" w:space="0" w:color="auto"/>
        <w:left w:val="none" w:sz="0" w:space="0" w:color="auto"/>
        <w:bottom w:val="none" w:sz="0" w:space="0" w:color="auto"/>
        <w:right w:val="none" w:sz="0" w:space="0" w:color="auto"/>
      </w:divBdr>
    </w:div>
    <w:div w:id="927078510">
      <w:bodyDiv w:val="1"/>
      <w:marLeft w:val="0"/>
      <w:marRight w:val="0"/>
      <w:marTop w:val="0"/>
      <w:marBottom w:val="0"/>
      <w:divBdr>
        <w:top w:val="none" w:sz="0" w:space="0" w:color="auto"/>
        <w:left w:val="none" w:sz="0" w:space="0" w:color="auto"/>
        <w:bottom w:val="none" w:sz="0" w:space="0" w:color="auto"/>
        <w:right w:val="none" w:sz="0" w:space="0" w:color="auto"/>
      </w:divBdr>
    </w:div>
    <w:div w:id="948437815">
      <w:bodyDiv w:val="1"/>
      <w:marLeft w:val="0"/>
      <w:marRight w:val="0"/>
      <w:marTop w:val="0"/>
      <w:marBottom w:val="0"/>
      <w:divBdr>
        <w:top w:val="none" w:sz="0" w:space="0" w:color="auto"/>
        <w:left w:val="none" w:sz="0" w:space="0" w:color="auto"/>
        <w:bottom w:val="none" w:sz="0" w:space="0" w:color="auto"/>
        <w:right w:val="none" w:sz="0" w:space="0" w:color="auto"/>
      </w:divBdr>
    </w:div>
    <w:div w:id="994652040">
      <w:bodyDiv w:val="1"/>
      <w:marLeft w:val="0"/>
      <w:marRight w:val="0"/>
      <w:marTop w:val="0"/>
      <w:marBottom w:val="0"/>
      <w:divBdr>
        <w:top w:val="none" w:sz="0" w:space="0" w:color="auto"/>
        <w:left w:val="none" w:sz="0" w:space="0" w:color="auto"/>
        <w:bottom w:val="none" w:sz="0" w:space="0" w:color="auto"/>
        <w:right w:val="none" w:sz="0" w:space="0" w:color="auto"/>
      </w:divBdr>
    </w:div>
    <w:div w:id="1000041088">
      <w:bodyDiv w:val="1"/>
      <w:marLeft w:val="0"/>
      <w:marRight w:val="0"/>
      <w:marTop w:val="0"/>
      <w:marBottom w:val="0"/>
      <w:divBdr>
        <w:top w:val="none" w:sz="0" w:space="0" w:color="auto"/>
        <w:left w:val="none" w:sz="0" w:space="0" w:color="auto"/>
        <w:bottom w:val="none" w:sz="0" w:space="0" w:color="auto"/>
        <w:right w:val="none" w:sz="0" w:space="0" w:color="auto"/>
      </w:divBdr>
    </w:div>
    <w:div w:id="1244878487">
      <w:bodyDiv w:val="1"/>
      <w:marLeft w:val="0"/>
      <w:marRight w:val="0"/>
      <w:marTop w:val="0"/>
      <w:marBottom w:val="0"/>
      <w:divBdr>
        <w:top w:val="none" w:sz="0" w:space="0" w:color="auto"/>
        <w:left w:val="none" w:sz="0" w:space="0" w:color="auto"/>
        <w:bottom w:val="none" w:sz="0" w:space="0" w:color="auto"/>
        <w:right w:val="none" w:sz="0" w:space="0" w:color="auto"/>
      </w:divBdr>
    </w:div>
    <w:div w:id="1510215231">
      <w:bodyDiv w:val="1"/>
      <w:marLeft w:val="0"/>
      <w:marRight w:val="0"/>
      <w:marTop w:val="0"/>
      <w:marBottom w:val="0"/>
      <w:divBdr>
        <w:top w:val="none" w:sz="0" w:space="0" w:color="auto"/>
        <w:left w:val="none" w:sz="0" w:space="0" w:color="auto"/>
        <w:bottom w:val="none" w:sz="0" w:space="0" w:color="auto"/>
        <w:right w:val="none" w:sz="0" w:space="0" w:color="auto"/>
      </w:divBdr>
    </w:div>
    <w:div w:id="1555853541">
      <w:bodyDiv w:val="1"/>
      <w:marLeft w:val="0"/>
      <w:marRight w:val="0"/>
      <w:marTop w:val="0"/>
      <w:marBottom w:val="0"/>
      <w:divBdr>
        <w:top w:val="none" w:sz="0" w:space="0" w:color="auto"/>
        <w:left w:val="none" w:sz="0" w:space="0" w:color="auto"/>
        <w:bottom w:val="none" w:sz="0" w:space="0" w:color="auto"/>
        <w:right w:val="none" w:sz="0" w:space="0" w:color="auto"/>
      </w:divBdr>
    </w:div>
    <w:div w:id="1797793205">
      <w:bodyDiv w:val="1"/>
      <w:marLeft w:val="0"/>
      <w:marRight w:val="0"/>
      <w:marTop w:val="0"/>
      <w:marBottom w:val="0"/>
      <w:divBdr>
        <w:top w:val="none" w:sz="0" w:space="0" w:color="auto"/>
        <w:left w:val="none" w:sz="0" w:space="0" w:color="auto"/>
        <w:bottom w:val="none" w:sz="0" w:space="0" w:color="auto"/>
        <w:right w:val="none" w:sz="0" w:space="0" w:color="auto"/>
      </w:divBdr>
    </w:div>
    <w:div w:id="1821144044">
      <w:bodyDiv w:val="1"/>
      <w:marLeft w:val="0"/>
      <w:marRight w:val="0"/>
      <w:marTop w:val="0"/>
      <w:marBottom w:val="0"/>
      <w:divBdr>
        <w:top w:val="none" w:sz="0" w:space="0" w:color="auto"/>
        <w:left w:val="none" w:sz="0" w:space="0" w:color="auto"/>
        <w:bottom w:val="none" w:sz="0" w:space="0" w:color="auto"/>
        <w:right w:val="none" w:sz="0" w:space="0" w:color="auto"/>
      </w:divBdr>
      <w:divsChild>
        <w:div w:id="2014718184">
          <w:marLeft w:val="0"/>
          <w:marRight w:val="0"/>
          <w:marTop w:val="0"/>
          <w:marBottom w:val="0"/>
          <w:divBdr>
            <w:top w:val="none" w:sz="0" w:space="0" w:color="auto"/>
            <w:left w:val="none" w:sz="0" w:space="0" w:color="auto"/>
            <w:bottom w:val="none" w:sz="0" w:space="0" w:color="auto"/>
            <w:right w:val="none" w:sz="0" w:space="0" w:color="auto"/>
          </w:divBdr>
          <w:divsChild>
            <w:div w:id="1069618077">
              <w:marLeft w:val="0"/>
              <w:marRight w:val="0"/>
              <w:marTop w:val="0"/>
              <w:marBottom w:val="0"/>
              <w:divBdr>
                <w:top w:val="none" w:sz="0" w:space="0" w:color="auto"/>
                <w:left w:val="none" w:sz="0" w:space="0" w:color="auto"/>
                <w:bottom w:val="none" w:sz="0" w:space="0" w:color="auto"/>
                <w:right w:val="none" w:sz="0" w:space="0" w:color="auto"/>
              </w:divBdr>
              <w:divsChild>
                <w:div w:id="78153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491564">
      <w:bodyDiv w:val="1"/>
      <w:marLeft w:val="0"/>
      <w:marRight w:val="0"/>
      <w:marTop w:val="0"/>
      <w:marBottom w:val="0"/>
      <w:divBdr>
        <w:top w:val="none" w:sz="0" w:space="0" w:color="auto"/>
        <w:left w:val="none" w:sz="0" w:space="0" w:color="auto"/>
        <w:bottom w:val="none" w:sz="0" w:space="0" w:color="auto"/>
        <w:right w:val="none" w:sz="0" w:space="0" w:color="auto"/>
      </w:divBdr>
    </w:div>
    <w:div w:id="2137403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i.org/10.1155/2022/9970363" TargetMode="External"/><Relationship Id="rId40"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www.kaggle.com/datasets/muhammadshahidazeem/panic-disorder-detection-dataset/dat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file:///C:\Users\samanthasanjeev\Library\Group%20Containers\UBF8T346G9.ms\WebArchiveCopyPasteTempFiles\com.microsoft.Word\1049529-200.pn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5899</Words>
  <Characters>33625</Characters>
  <Application>Microsoft Office Word</Application>
  <DocSecurity>0</DocSecurity>
  <Lines>280</Lines>
  <Paragraphs>78</Paragraphs>
  <ScaleCrop>false</ScaleCrop>
  <Company/>
  <LinksUpToDate>false</LinksUpToDate>
  <CharactersWithSpaces>39446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SANJEEV, FNU</dc:creator>
  <cp:keywords/>
  <dc:description/>
  <cp:lastModifiedBy>nehakowtharapu97@gmail.com</cp:lastModifiedBy>
  <cp:revision>2</cp:revision>
  <dcterms:created xsi:type="dcterms:W3CDTF">2025-07-20T18:57:00Z</dcterms:created>
  <dcterms:modified xsi:type="dcterms:W3CDTF">2025-07-20T18:57:00Z</dcterms:modified>
</cp:coreProperties>
</file>